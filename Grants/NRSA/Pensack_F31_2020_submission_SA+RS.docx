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E76EC" w14:textId="77777777" w:rsidR="008E2B3A" w:rsidRPr="00E812CD" w:rsidRDefault="008E2B3A" w:rsidP="008E2B3A">
      <w:pPr>
        <w:jc w:val="both"/>
        <w:rPr>
          <w:rFonts w:ascii="Arial" w:hAnsi="Arial" w:cs="Arial"/>
          <w:b/>
          <w:bCs/>
          <w:sz w:val="22"/>
          <w:szCs w:val="22"/>
        </w:rPr>
      </w:pPr>
      <w:r w:rsidRPr="00E812CD">
        <w:rPr>
          <w:rFonts w:ascii="Arial" w:hAnsi="Arial" w:cs="Arial"/>
          <w:b/>
          <w:bCs/>
          <w:sz w:val="22"/>
          <w:szCs w:val="22"/>
        </w:rPr>
        <w:t>SPECIFIC AIMS</w:t>
      </w:r>
    </w:p>
    <w:p w14:paraId="1114EF83" w14:textId="77777777" w:rsidR="008E2B3A" w:rsidRPr="00E812CD" w:rsidRDefault="008E2B3A" w:rsidP="008E2B3A">
      <w:pPr>
        <w:jc w:val="both"/>
        <w:rPr>
          <w:rFonts w:ascii="Arial" w:hAnsi="Arial" w:cs="Arial"/>
          <w:sz w:val="22"/>
          <w:szCs w:val="22"/>
        </w:rPr>
      </w:pPr>
      <w:r w:rsidRPr="00E812CD">
        <w:rPr>
          <w:rFonts w:ascii="Arial" w:hAnsi="Arial" w:cs="Arial"/>
          <w:sz w:val="22"/>
          <w:szCs w:val="22"/>
        </w:rPr>
        <w:t xml:space="preserve">Pursuing goals in a complex environment requires </w:t>
      </w:r>
      <w:r w:rsidRPr="00D51FB0">
        <w:rPr>
          <w:rFonts w:ascii="Arial" w:hAnsi="Arial" w:cs="Arial"/>
          <w:sz w:val="22"/>
          <w:szCs w:val="22"/>
          <w:u w:val="single"/>
        </w:rPr>
        <w:t xml:space="preserve">behavioral </w:t>
      </w:r>
      <w:r w:rsidRPr="002A7F46">
        <w:rPr>
          <w:rFonts w:ascii="Arial" w:hAnsi="Arial" w:cs="Arial"/>
          <w:sz w:val="22"/>
          <w:szCs w:val="22"/>
          <w:u w:val="single"/>
        </w:rPr>
        <w:t>flexibility</w:t>
      </w:r>
      <w:r w:rsidRPr="002A7F46">
        <w:rPr>
          <w:rFonts w:ascii="Arial" w:hAnsi="Arial" w:cs="Arial"/>
          <w:sz w:val="22"/>
          <w:szCs w:val="22"/>
        </w:rPr>
        <w:t xml:space="preserve"> – the ability to </w:t>
      </w:r>
      <w:r>
        <w:rPr>
          <w:rFonts w:ascii="Arial" w:hAnsi="Arial" w:cs="Arial"/>
          <w:sz w:val="22"/>
          <w:szCs w:val="22"/>
        </w:rPr>
        <w:t xml:space="preserve">rapidly </w:t>
      </w:r>
      <w:r w:rsidRPr="002A7F46">
        <w:rPr>
          <w:rFonts w:ascii="Arial" w:hAnsi="Arial" w:cs="Arial"/>
          <w:sz w:val="22"/>
          <w:szCs w:val="22"/>
        </w:rPr>
        <w:t xml:space="preserve">adjust </w:t>
      </w:r>
      <w:r>
        <w:rPr>
          <w:rFonts w:ascii="Arial" w:hAnsi="Arial" w:cs="Arial"/>
          <w:sz w:val="22"/>
          <w:szCs w:val="22"/>
        </w:rPr>
        <w:t>actions and expectations</w:t>
      </w:r>
      <w:r w:rsidRPr="002A7F46">
        <w:rPr>
          <w:rFonts w:ascii="Arial" w:hAnsi="Arial" w:cs="Arial"/>
          <w:sz w:val="22"/>
          <w:szCs w:val="22"/>
        </w:rPr>
        <w:t xml:space="preserve"> in response to changes in</w:t>
      </w:r>
      <w:r>
        <w:rPr>
          <w:rFonts w:ascii="Arial" w:hAnsi="Arial" w:cs="Arial"/>
          <w:sz w:val="22"/>
          <w:szCs w:val="22"/>
        </w:rPr>
        <w:t xml:space="preserve"> internal and</w:t>
      </w:r>
      <w:r w:rsidRPr="002A7F46">
        <w:rPr>
          <w:rFonts w:ascii="Arial" w:hAnsi="Arial" w:cs="Arial"/>
          <w:sz w:val="22"/>
          <w:szCs w:val="22"/>
        </w:rPr>
        <w:t xml:space="preserve"> environmental </w:t>
      </w:r>
      <w:r>
        <w:rPr>
          <w:rFonts w:ascii="Arial" w:hAnsi="Arial" w:cs="Arial"/>
          <w:sz w:val="22"/>
          <w:szCs w:val="22"/>
        </w:rPr>
        <w:t>variables</w:t>
      </w:r>
      <w:r w:rsidRPr="00E812CD">
        <w:rPr>
          <w:rFonts w:ascii="Arial" w:hAnsi="Arial" w:cs="Arial"/>
          <w:sz w:val="22"/>
          <w:szCs w:val="22"/>
        </w:rPr>
        <w:t>.</w:t>
      </w:r>
      <w:r>
        <w:rPr>
          <w:rFonts w:ascii="Arial" w:hAnsi="Arial" w:cs="Arial"/>
          <w:sz w:val="22"/>
          <w:szCs w:val="22"/>
        </w:rPr>
        <w:t xml:space="preserve"> Deficits in flexible</w:t>
      </w:r>
      <w:r w:rsidRPr="00E812CD">
        <w:rPr>
          <w:rFonts w:ascii="Arial" w:hAnsi="Arial" w:cs="Arial"/>
          <w:sz w:val="22"/>
          <w:szCs w:val="22"/>
        </w:rPr>
        <w:t xml:space="preserve"> behavior </w:t>
      </w:r>
      <w:r>
        <w:rPr>
          <w:rFonts w:ascii="Arial" w:hAnsi="Arial" w:cs="Arial"/>
          <w:sz w:val="22"/>
          <w:szCs w:val="22"/>
        </w:rPr>
        <w:t>are seen in</w:t>
      </w:r>
      <w:r w:rsidRPr="00E812CD">
        <w:rPr>
          <w:rFonts w:ascii="Arial" w:hAnsi="Arial" w:cs="Arial"/>
          <w:sz w:val="22"/>
          <w:szCs w:val="22"/>
        </w:rPr>
        <w:t xml:space="preserve"> nearly all psychiatric conditions, </w:t>
      </w:r>
      <w:r>
        <w:rPr>
          <w:rFonts w:ascii="Arial" w:hAnsi="Arial" w:cs="Arial"/>
          <w:sz w:val="22"/>
          <w:szCs w:val="22"/>
        </w:rPr>
        <w:t xml:space="preserve">including </w:t>
      </w:r>
      <w:r w:rsidRPr="00E812CD">
        <w:rPr>
          <w:rFonts w:ascii="Arial" w:hAnsi="Arial" w:cs="Arial"/>
          <w:sz w:val="22"/>
          <w:szCs w:val="22"/>
        </w:rPr>
        <w:t>addiction</w:t>
      </w:r>
      <w:r>
        <w:rPr>
          <w:rFonts w:ascii="Arial" w:hAnsi="Arial" w:cs="Arial"/>
          <w:sz w:val="22"/>
          <w:szCs w:val="22"/>
        </w:rPr>
        <w:t xml:space="preserve">, anxiety, </w:t>
      </w:r>
      <w:r w:rsidRPr="00E812CD">
        <w:rPr>
          <w:rFonts w:ascii="Arial" w:hAnsi="Arial" w:cs="Arial"/>
          <w:sz w:val="22"/>
          <w:szCs w:val="22"/>
        </w:rPr>
        <w:t>mood</w:t>
      </w:r>
      <w:r>
        <w:rPr>
          <w:rFonts w:ascii="Arial" w:hAnsi="Arial" w:cs="Arial"/>
          <w:sz w:val="22"/>
          <w:szCs w:val="22"/>
        </w:rPr>
        <w:t>,</w:t>
      </w:r>
      <w:r w:rsidRPr="00E812CD">
        <w:rPr>
          <w:rFonts w:ascii="Arial" w:hAnsi="Arial" w:cs="Arial"/>
          <w:sz w:val="22"/>
          <w:szCs w:val="22"/>
        </w:rPr>
        <w:t xml:space="preserve"> and psychotic disorders.</w:t>
      </w:r>
      <w:r>
        <w:rPr>
          <w:rFonts w:ascii="Arial" w:hAnsi="Arial" w:cs="Arial"/>
          <w:sz w:val="22"/>
          <w:szCs w:val="22"/>
        </w:rPr>
        <w:t xml:space="preserve"> </w:t>
      </w:r>
      <w:r w:rsidRPr="00E812CD">
        <w:rPr>
          <w:rFonts w:ascii="Arial" w:hAnsi="Arial" w:cs="Arial"/>
          <w:sz w:val="22"/>
          <w:szCs w:val="22"/>
        </w:rPr>
        <w:t xml:space="preserve">However, the </w:t>
      </w:r>
      <w:r>
        <w:rPr>
          <w:rFonts w:ascii="Arial" w:hAnsi="Arial" w:cs="Arial"/>
          <w:sz w:val="22"/>
          <w:szCs w:val="22"/>
        </w:rPr>
        <w:t>neural</w:t>
      </w:r>
      <w:r w:rsidRPr="00E812CD">
        <w:rPr>
          <w:rFonts w:ascii="Arial" w:hAnsi="Arial" w:cs="Arial"/>
          <w:sz w:val="22"/>
          <w:szCs w:val="22"/>
        </w:rPr>
        <w:t xml:space="preserve"> basis of </w:t>
      </w:r>
      <w:r>
        <w:rPr>
          <w:rFonts w:ascii="Arial" w:hAnsi="Arial" w:cs="Arial"/>
          <w:sz w:val="22"/>
          <w:szCs w:val="22"/>
        </w:rPr>
        <w:t xml:space="preserve">behavioral </w:t>
      </w:r>
      <w:r w:rsidRPr="00E812CD">
        <w:rPr>
          <w:rFonts w:ascii="Arial" w:hAnsi="Arial" w:cs="Arial"/>
          <w:sz w:val="22"/>
          <w:szCs w:val="22"/>
        </w:rPr>
        <w:t>flexibility remains poorly understood.</w:t>
      </w:r>
      <w:r>
        <w:rPr>
          <w:rFonts w:ascii="Arial" w:hAnsi="Arial" w:cs="Arial"/>
          <w:sz w:val="22"/>
          <w:szCs w:val="22"/>
        </w:rPr>
        <w:t xml:space="preserve"> </w:t>
      </w:r>
      <w:r w:rsidRPr="00E812CD">
        <w:rPr>
          <w:rFonts w:ascii="Arial" w:hAnsi="Arial" w:cs="Arial"/>
          <w:sz w:val="22"/>
          <w:szCs w:val="22"/>
        </w:rPr>
        <w:t xml:space="preserve">This proposal will study two important </w:t>
      </w:r>
      <w:r>
        <w:rPr>
          <w:rFonts w:ascii="Arial" w:hAnsi="Arial" w:cs="Arial"/>
          <w:sz w:val="22"/>
          <w:szCs w:val="22"/>
        </w:rPr>
        <w:t>types</w:t>
      </w:r>
      <w:r w:rsidRPr="00E812CD">
        <w:rPr>
          <w:rFonts w:ascii="Arial" w:hAnsi="Arial" w:cs="Arial"/>
          <w:sz w:val="22"/>
          <w:szCs w:val="22"/>
        </w:rPr>
        <w:t xml:space="preserve"> of flexibility</w:t>
      </w:r>
      <w:r>
        <w:rPr>
          <w:rFonts w:ascii="Arial" w:hAnsi="Arial" w:cs="Arial"/>
          <w:sz w:val="22"/>
          <w:szCs w:val="22"/>
        </w:rPr>
        <w:t>:</w:t>
      </w:r>
      <w:r w:rsidRPr="00E812CD">
        <w:rPr>
          <w:rFonts w:ascii="Arial" w:hAnsi="Arial" w:cs="Arial"/>
          <w:sz w:val="22"/>
          <w:szCs w:val="22"/>
        </w:rPr>
        <w:t xml:space="preserve"> </w:t>
      </w:r>
      <w:r w:rsidRPr="005E1CA1">
        <w:rPr>
          <w:rFonts w:ascii="Arial" w:hAnsi="Arial" w:cs="Arial"/>
          <w:b/>
          <w:bCs/>
          <w:sz w:val="22"/>
          <w:szCs w:val="22"/>
          <w:u w:val="single"/>
        </w:rPr>
        <w:t>Type 1</w:t>
      </w:r>
      <w:r>
        <w:rPr>
          <w:rFonts w:ascii="Arial" w:hAnsi="Arial" w:cs="Arial"/>
          <w:sz w:val="22"/>
          <w:szCs w:val="22"/>
          <w:u w:val="single"/>
        </w:rPr>
        <w:t>, rapid context-dependent adjustments in behavior</w:t>
      </w:r>
      <w:r w:rsidRPr="00E812CD">
        <w:rPr>
          <w:rFonts w:ascii="Arial" w:hAnsi="Arial" w:cs="Arial"/>
          <w:sz w:val="22"/>
          <w:szCs w:val="22"/>
        </w:rPr>
        <w:t xml:space="preserve">, and </w:t>
      </w:r>
      <w:r w:rsidRPr="005E1CA1">
        <w:rPr>
          <w:rFonts w:ascii="Arial" w:hAnsi="Arial" w:cs="Arial"/>
          <w:b/>
          <w:bCs/>
          <w:sz w:val="22"/>
          <w:szCs w:val="22"/>
          <w:u w:val="single"/>
        </w:rPr>
        <w:t>Type 2</w:t>
      </w:r>
      <w:r>
        <w:rPr>
          <w:rFonts w:ascii="Arial" w:hAnsi="Arial" w:cs="Arial"/>
          <w:sz w:val="22"/>
          <w:szCs w:val="22"/>
          <w:u w:val="single"/>
        </w:rPr>
        <w:t>,</w:t>
      </w:r>
      <w:r w:rsidRPr="00E812CD">
        <w:rPr>
          <w:rFonts w:ascii="Arial" w:hAnsi="Arial" w:cs="Arial"/>
          <w:sz w:val="22"/>
          <w:szCs w:val="22"/>
          <w:u w:val="single"/>
        </w:rPr>
        <w:t xml:space="preserve"> </w:t>
      </w:r>
      <w:r>
        <w:rPr>
          <w:rFonts w:ascii="Arial" w:hAnsi="Arial" w:cs="Arial"/>
          <w:sz w:val="22"/>
          <w:szCs w:val="22"/>
          <w:u w:val="single"/>
        </w:rPr>
        <w:t>rapid decision-making in novel conditions through generalization from past experiences</w:t>
      </w:r>
      <w:r w:rsidRPr="00C871C3">
        <w:rPr>
          <w:rFonts w:ascii="Arial" w:hAnsi="Arial" w:cs="Arial"/>
          <w:sz w:val="22"/>
          <w:szCs w:val="22"/>
        </w:rPr>
        <w:t>.</w:t>
      </w:r>
      <w:r>
        <w:rPr>
          <w:rFonts w:ascii="Arial" w:hAnsi="Arial" w:cs="Arial"/>
          <w:sz w:val="22"/>
          <w:szCs w:val="22"/>
        </w:rPr>
        <w:t xml:space="preserve"> These types of flexibility make distinct demands on neural representations </w:t>
      </w:r>
      <w:r>
        <w:rPr>
          <w:rFonts w:ascii="Arial" w:hAnsi="Arial" w:cs="Arial"/>
          <w:sz w:val="22"/>
          <w:szCs w:val="22"/>
        </w:rPr>
        <w:fldChar w:fldCharType="begin"/>
      </w:r>
      <w:r>
        <w:rPr>
          <w:rFonts w:ascii="Arial" w:hAnsi="Arial" w:cs="Arial"/>
          <w:sz w:val="22"/>
          <w:szCs w:val="22"/>
        </w:rPr>
        <w:instrText xml:space="preserve"> ADDIN ZOTERO_ITEM CSL_CITATION {"citationID":"vGpozKg7","properties":{"formattedCitation":"[1\\uc0\\u8211{}4]","plainCitation":"[1–4]","noteIndex":0},"citationItems":[{"id":2127,"uris":["http://zotero.org/users/5885257/items/ENHFDS68"],"uri":["http://zotero.org/users/5885257/items/ENHFDS68"],"itemData":{"id":2127,"type":"article-journal","container-title":"Behavioral Neuroscience","DOI":"10.1037/0735-7044.113.5.867","ISSN":"1939-0084","issue":"5","note":"publisher: US: American Psychological Association","page":"867","source":"psycnet.apa.org","title":"Contextual fear conditioning, conjunctive representations, pattern completion, and the hippocampus.","volume":"113","author":[{"family":"Rudy","given":"Jerry W."},{"family":"O'Reilly","given":"Randall C."}],"issued":{"literal":"19991201"}}},{"id":1960,"uris":["http://zotero.org/groups/2561435/items/GKMLMB8P"],"uri":["http://zotero.org/groups/2561435/items/GKMLMB8P"],"itemData":{"id":1960,"type":"article-journal","abstract":"Neurons often respond to diverse combinations of task-relevant variables. This form of mixed selectivity plays an important computational role which is related to the dimensionality of the neural representations: high-dimensional representations with mixed selectivity allow a simple linear readout to generate a huge number of different potential responses. In contrast, neural representations based on highly specialized neurons are low dimensional and they preclude a linear readout from generating several responses that depend on multiple task-relevant variables. Here we review the conceptual and theoretical framework that explains the importance of mixed selectivity and the experimental evidence that recorded neural representations are high-dimensional. We end by discussing the implications for the design of future experiments.","collection-title":"Neurobiology of cognitive behavior","container-title":"Current Opinion in Neurobiology","DOI":"10.1016/j.conb.2016.01.010","ISSN":"0959-4388","journalAbbreviation":"Current Opinion in Neurobiology","language":"en","page":"66-74","source":"ScienceDirect","title":"Why neurons mix: high dimensionality for higher cognition","title-short":"Why neurons mix","volume":"37","author":[{"family":"Fusi","given":"Stefano"},{"family":"Miller","given":"Earl K"},{"family":"Rigotti","given":"Mattia"}],"issued":{"date-parts":[["2016",4,1]]}}},{"id":1798,"uris":["http://zotero.org/users/5885257/items/3U7WYGGD"],"uri":["http://zotero.org/users/5885257/items/3U7WYGGD"],"itemData":{"id":1798,"type":"article-journal","container-title":"Nature","issue":"7451","journalAbbreviation":"Nature","note":"publisher: Nature Publishing Group","page":"585--590","title":"The importance of mixed selectivity in complex cognitive tasks","volume":"497","author":[{"family":"Rigotti","given":"Mattia"},{"family":"Barak","given":"Omri"},{"family":"Warden","given":"Melissa R"},{"family":"Wang","given":"Xiao-Jing"},{"family":"Daw","given":"Nathaniel D"},{"family":"Miller","given":"Earl K"},{"family":"Fusi","given":"Stefano"}],"issued":{"date-parts":[["2013"]]}}},{"id":2145,"uris":["http://zotero.org/users/5885257/items/HBFCG8SC"],"uri":["http://zotero.org/users/5885257/items/HBFCG8SC"],"itemData":{"id":2145,"type":"article-journal","abstract":"Cognitive control allows us to think and behave flexibly based on our context and goals. At the heart of theories of cognitive control is a control representation that enables the same input to produce different outputs contingent on contextual factors. In this review, we focus on an important property of the control representation’s neural code: its representational dimensionality. Dimensionality of a neural representation balances a basic separability/generalizability trade-off in neural computation. We will discuss the implications of this trade-off for cognitive control. We will then briefly review current neuroscience findings regarding the dimensionality of control representations in the brain, particularly the prefrontal cortex. We conclude by highlighting open questions and crucial directions for future research.","container-title":"Current Opinion in Behavioral Sciences","DOI":"10.1016/j.cobeha.2020.07.002","ISSN":"2352-1546","journalAbbreviation":"Current Opinion in Behavioral Sciences","language":"en","page":"20-28","source":"ScienceDirect","title":"The dimensionality of neural representations for control","volume":"38","author":[{"family":"Badre","given":"David"},{"family":"Bhandari","given":"Apoorva"},{"family":"Keglovits","given":"Haley"},{"family":"Kikumoto","given":"Atsushi"}],"issued":{"date-parts":[["2021",4,1]]}}}],"schema":"https://github.com/citation-style-language/schema/raw/master/csl-citation.json"} </w:instrText>
      </w:r>
      <w:r>
        <w:rPr>
          <w:rFonts w:ascii="Arial" w:hAnsi="Arial" w:cs="Arial"/>
          <w:sz w:val="22"/>
          <w:szCs w:val="22"/>
        </w:rPr>
        <w:fldChar w:fldCharType="separate"/>
      </w:r>
      <w:r w:rsidRPr="00B519E5">
        <w:rPr>
          <w:rFonts w:ascii="Arial" w:hAnsi="Arial" w:cs="Arial"/>
          <w:sz w:val="22"/>
        </w:rPr>
        <w:t>[1–4]</w:t>
      </w:r>
      <w:r>
        <w:rPr>
          <w:rFonts w:ascii="Arial" w:hAnsi="Arial" w:cs="Arial"/>
          <w:sz w:val="22"/>
          <w:szCs w:val="22"/>
        </w:rPr>
        <w:fldChar w:fldCharType="end"/>
      </w:r>
      <w:r>
        <w:rPr>
          <w:rFonts w:ascii="Arial" w:hAnsi="Arial" w:cs="Arial"/>
          <w:sz w:val="22"/>
          <w:szCs w:val="22"/>
        </w:rPr>
        <w:t>. The</w:t>
      </w:r>
      <w:r w:rsidRPr="00E812CD">
        <w:rPr>
          <w:rFonts w:ascii="Arial" w:hAnsi="Arial" w:cs="Arial"/>
          <w:sz w:val="22"/>
          <w:szCs w:val="22"/>
        </w:rPr>
        <w:t xml:space="preserve"> dorsolateral prefrontal cortex</w:t>
      </w:r>
      <w:r>
        <w:rPr>
          <w:rFonts w:ascii="Arial" w:hAnsi="Arial" w:cs="Arial"/>
          <w:sz w:val="22"/>
          <w:szCs w:val="22"/>
        </w:rPr>
        <w:t xml:space="preserve"> </w:t>
      </w:r>
      <w:r w:rsidRPr="00E812CD">
        <w:rPr>
          <w:rFonts w:ascii="Arial" w:hAnsi="Arial" w:cs="Arial"/>
          <w:sz w:val="22"/>
          <w:szCs w:val="22"/>
        </w:rPr>
        <w:t xml:space="preserve">(DLPFC) </w:t>
      </w:r>
      <w:r>
        <w:rPr>
          <w:rFonts w:ascii="Arial" w:hAnsi="Arial" w:cs="Arial"/>
          <w:sz w:val="22"/>
          <w:szCs w:val="22"/>
        </w:rPr>
        <w:fldChar w:fldCharType="begin"/>
      </w:r>
      <w:r>
        <w:rPr>
          <w:rFonts w:ascii="Arial" w:hAnsi="Arial" w:cs="Arial"/>
          <w:sz w:val="22"/>
          <w:szCs w:val="22"/>
        </w:rPr>
        <w:instrText xml:space="preserve"> ADDIN ZOTERO_ITEM CSL_CITATION {"citationID":"R658X4Pv","properties":{"formattedCitation":"[5\\uc0\\u8211{}9]","plainCitation":"[5–9]","noteIndex":0},"citationItems":[{"id":1801,"uris":["http://zotero.org/users/5885257/items/JPTLNXPA"],"uri":["http://zotero.org/users/5885257/items/JPTLNXPA"],"itemData":{"id":1801,"type":"article-journal","container-title":"Nature","issue":"6840","journalAbbreviation":"Nature","note":"publisher: Nature Publishing Group","page":"953--956","title":"Single neurons in prefrontal cortex encode abstract rules","volume":"411","author":[{"family":"Wallis","given":"Jonathan D"},{"family":"Anderson","given":"Kathleen C"},{"family":"Miller","given":"Earl K"}],"issued":{"date-parts":[["2001"]]}}},{"id":1804,"uris":["http://zotero.org/users/5885257/items/2WVXC3PS"],"uri":["http://zotero.org/users/5885257/items/2WVXC3PS"],"itemData":{"id":1804,"type":"article-journal","container-title":"Neuron","issue":"4","journalAbbreviation":"Neuron","note":"publisher: Elsevier","page":"869--881","title":"Abstract context representations in primate amygdala and prefrontal cortex","volume":"87","author":[{"family":"Saez","given":"A"},{"family":"Rigotti","given":"M"},{"family":"Ostojic","given":"S"},{"family":"Fusi","given":"S"},{"family":"Salzman","given":"CD"}],"issued":{"date-parts":[["2015"]]}}},{"id":1794,"uris":["http://zotero.org/users/5885257/items/BSH4BCMA"],"uri":["http://zotero.org/users/5885257/items/BSH4BCMA"],"itemData":{"id":1794,"type":"article-journal","container-title":"Neuron","issue":"2","journalAbbreviation":"Neuron","note":"publisher: Elsevier","page":"243--249","title":"Differences between neural activity in prefrontal cortex and striatum during learning of novel abstract categories","volume":"71","author":[{"family":"Antzoulatos","given":"Evan G"},{"family":"Miller","given":"Earl K"}],"issued":{"date-parts":[["2011"]]}}},{"id":1984,"uris":["http://zotero.org/groups/2561435/items/N34NZHGL"],"uri":["http://zotero.org/groups/2561435/items/N34NZHGL"],"itemData":{"id":1984,"type":"article-journal","abstract":"The prefrontal cortex has long been suspected to play an important role in cognitive control, in the ability to orchestrate thought and action in accordance with internal goals. Its neural basis, however, has remained a mystery. Here, we propose that cognitive control stems from the active maintenance of patterns of activity in the prefrontal cortex that represent goals and the means to achieve them. They provide bias signals to other brain structures whose net effect is to guide the flow of activity along neural pathways that establish the proper mappings between inputs, internal states, and outputs needed to perform a given task. We review neurophysiological, neurobiological, neuroimaging, and computational studies that support this theory and discuss its implications as well as further issues to be addressed","container-title":"Annual Review of Neuroscience","DOI":"10.1146/annurev.neuro.24.1.167","ISSN":"0147-006X","journalAbbreviation":"Annu. Rev. Neurosci.","language":"eng","note":"PMID: 11283309","page":"167-202","source":"PubMed","title":"An integrative theory of prefrontal cortex function","volume":"24","author":[{"family":"Miller","given":"E. K."},{"family":"Cohen","given":"J. D."}],"issued":{"date-parts":[["2001"]]}}},{"id":2142,"uris":["http://zotero.org/users/5885257/items/X25VNH9Z"],"uri":["http://zotero.org/users/5885257/items/X25VNH9Z"],"itemData":{"id":2142,"type":"article-journal","abstract":"Prefrontal cortex is thought to have a fundamental role in flexible, context-dependent behaviour, but the exact nature of the computations underlying this role remains largely unknown. In particular, individual prefrontal neurons often generate remarkably complex responses that defy deep understanding of their contribution to behaviour. Here we study prefrontal cortex activity in macaque monkeys trained to flexibly select and integrate noisy sensory inputs towards a choice. We find that the observed complexity and functional roles of single neurons are readily understood in the framework of a dynamical process unfolding at the level of the population. The population dynamics can be reproduced by a trained recurrent neural network, which suggests a previously unknown mechanism for selection and integration of task-relevant inputs. This mechanism indicates that selection and integration are two aspects of a single dynamical process unfolding within the same prefrontal circuits, and potentially provides a novel, general framework for understanding context-dependent computations.","container-title":"Nature","DOI":"10.1038/nature12742","ISSN":"1476-4687","issue":"7474","language":"en","note":"number: 7474\npublisher: Nature Publishing Group","page":"78-84","source":"www.nature.com","title":"Context-dependent computation by recurrent dynamics in prefrontal cortex","volume":"503","author":[{"family":"Mante","given":"Valerio"},{"family":"Sussillo","given":"David"},{"family":"Shenoy","given":"Krishna V."},{"family":"Newsome","given":"William T."}],"issued":{"date-parts":[["2013",11]]}}}],"schema":"https://github.com/citation-style-language/schema/raw/master/csl-citation.json"} </w:instrText>
      </w:r>
      <w:r>
        <w:rPr>
          <w:rFonts w:ascii="Arial" w:hAnsi="Arial" w:cs="Arial"/>
          <w:sz w:val="22"/>
          <w:szCs w:val="22"/>
        </w:rPr>
        <w:fldChar w:fldCharType="separate"/>
      </w:r>
      <w:r w:rsidRPr="00B519E5">
        <w:rPr>
          <w:rFonts w:ascii="Arial" w:hAnsi="Arial" w:cs="Arial"/>
          <w:sz w:val="22"/>
        </w:rPr>
        <w:t>[5–9]</w:t>
      </w:r>
      <w:r>
        <w:rPr>
          <w:rFonts w:ascii="Arial" w:hAnsi="Arial" w:cs="Arial"/>
          <w:sz w:val="22"/>
          <w:szCs w:val="22"/>
        </w:rPr>
        <w:fldChar w:fldCharType="end"/>
      </w:r>
      <w:r w:rsidRPr="00E812CD">
        <w:rPr>
          <w:rFonts w:ascii="Arial" w:hAnsi="Arial" w:cs="Arial"/>
          <w:sz w:val="22"/>
          <w:szCs w:val="22"/>
        </w:rPr>
        <w:t xml:space="preserve"> and hippocampus (HPC)</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{"citationID":"xyaYBqvP","properties":{"formattedCitation":"[1, 10\\uc0\\u8211{}14]","plainCitation":"[1, 10–14]","noteIndex":0},"citationItems":[{"id":1796,"uris":["http://zotero.org/users/5885257/items/8SBJ4NZ4"],"uri":["http://zotero.org/users/5885257/items/8SBJ4NZ4"],"itemData":{"id":1796,"type":"article-journal","container-title":"Science","issue":"6292","journalAbbreviation":"Science","note":"publisher: American Association for the Advancement of Science","page":"1464--1468","title":"Organizing conceptual knowledge in humans with a gridlike code","volume":"352","author":[{"family":"Constantinescu","given":"Alexandra O"},{"family":"O'Reilly","given":"Jill X"},{"family":"Behrens","given":"Timothy EJ"}],"issued":{"date-parts":[["2016"]]}}},{"id":1787,"uris":["http://zotero.org/users/5885257/items/KZ9EHYSH"],"uri":["http://zotero.org/users/5885257/items/KZ9EHYSH"],"itemData":{"id":1787,"type":"article-journal","container-title":"Proceedings of the National Academy of Sciences","issue":"19","journalAbbreviation":"Proceedings of the National Academy of Sciences","note":"publisher: National Acad Sciences","page":"9634--9643","title":"A neural signature of pattern separation in the monkey hippocampus","volume":"116","author":[{"family":"Sakon","given":"John J"},{"family":"Suzuki","given":"Wendy A"}],"issued":{"date-parts":[["2019"]]}}},{"id":2120,"uris":["http://zotero.org/users/5885257/items/XRFGCRIX"],"uri":["http://zotero.org/users/5885257/items/XRFGCRIX"],"itemData":{"id":2120,"type":"article-journal","abstract":"The hippocampal-entorhinal system is important for spatial and relational memory tasks. We formally link these domains, provide a mechanistic understanding of the hippocampal role in generalization, and offer unifying principles underlying many entorhinal and hippocampal cell types. We propose medial entorhinal cells form a basis describing structural knowledge, and hippocampal cells link this basis with sensory representations. Adopting these principles, we introduce the Tolman-Eichenbaum machine (TEM). After learning, TEM entorhinal cells display diverse properties resembling apparently bespoke spatial responses, such as grid, band, border, and object-vector cells. TEM hippocampal cells include place and landmark cells that remap between environments. Crucially, TEM also aligns with empirically recorded representations in complex non-spatial tasks. TEM also generates predictions that hippocampal remapping is not random as previously believed; rather, structural knowledge is preserved across environments. We confirm this structural transfer over remapping in simultaneously recorded place and grid cells.","container-title":"Cell","DOI":"10.1016/j.cell.2020.10.024","ISSN":"0092-8674","issue":"5","journalAbbreviation":"Cell","language":"en","page":"1249-1263.e23","source":"ScienceDirect","title":"The Tolman-Eichenbaum Machine: Unifying Space and Relational Memory through Generalization in the Hippocampal Formation","title-short":"The Tolman-Eichenbaum Machine","volume":"183","author":[{"family":"Whittington","given":"James C. R."},{"family":"Muller","given":"Timothy H."},{"family":"Mark","given":"Shirley"},{"family":"Chen","given":"Guifen"},{"family":"Barry","given":"Caswell"},{"family":"Burgess","given":"Neil"},{"family":"Behrens","given":"Timothy E. J."}],"issued":{"date-parts":[["2020",11,25]]}}},{"id":1946,"uris":["http://zotero.org/groups/2561435/items/F7HNZIEX"],"uri":["http://zotero.org/groups/2561435/items/F7HNZIEX"],"itemData":{"id":1946,"type":"article-journal","abstract":"The hippocampus is implicated in associative memory and spatial navigation. To investigate how these functions are mixed in the hippocampus, we recorded from single hippocampal neurons in macaque monkeys navigating a virtual maze during a foraging task and a context–object associative memory task. During both tasks, single neurons encoded information about spatial position; a linear classifier also decoded position. However, the population code for space did not generalize across tasks, particularly where stimuli relevant to the associative memory task appeared. Single-neuron and population-level analyses revealed that cross-task changes were due to selectivity for nonspatial features of the associative memory task when they were visually available (perceptual coding) and following their disappearance (mnemonic coding). Our results show that neurons in the primate hippocampus nonlinearly mix information about space and nonspatial elements of the environment in a task-dependent manner; this efficient code flexibly represents unique perceptual experiences and correspondent memories.","container-title":"Nature Neuroscience","DOI":"10.1038/s41593-019-0548-3","ISSN":"1546-1726","issue":"1","language":"en","note":"number: 1\npublisher: Nature Publishing Group","page":"103-112","source":"www.nature.com","title":"Context-dependent representations of objects and space in the primate hippocampus during virtual navigation","volume":"23","author":[{"family":"Gulli","given":"Roberto A."},{"family":"Duong","given":"Lyndon R."},{"family":"Corrigan","given":"Benjamin W."},{"family":"Doucet","given":"Guillaume"},{"family":"Williams","given":"Sylvain"},{"family":"Fusi","given":"Stefano"},{"family":"Martinez-Trujillo","given":"Julio C."}],"issued":{"date-parts":[["2020",1]]}}},{"id":2129,"uris":["http://zotero.org/users/5885257/items/SYPAMP5I"],"uri":["http://zotero.org/users/5885257/items/SYPAMP5I"],"itemData":{"id":2129,"type":"article-journal","abstract":"The mechanisms for pattern completion and pattern separation are described in the context of a theory of hippocampal function in which the hippocampal CA3 system operates as a single attractor or autoassociation network to enable rapid, one-trial, associations between any spatial location (place in rodents, or spatial view in primates) and an object or reward, and to provide for completion of the whole memory during recall from any part. The factors important in the pattern completion in CA3 together with a large number of independent memories stored in CA3 include a sparse distributed representation which is enhanced by the graded firing rates of CA3 neurons, representations that are independent due to the randomizing effect of the mossy fibers, heterosynaptic long-term depression as well as long-term potentiation in the recurrent collateral synapses, and diluted connectivity to minimize the number of multiple synapses between any pair of CA3 neurons which otherwise distort the basins of attraction. Recall of information from CA3 is implemented by the entorhinal cortex perforant path synapses to CA3 cells, which acting as a pattern associator allow some pattern generalization. Pattern separation is performed in the dentate granule cells using competitive learning to convert grid-like entorhinal cortex firing to place-like fields. Pattern separation in CA3, which is important for completion of any one of the stored patterns from a fragment, is provided for by the randomizing effect of the mossy fiber synapses to which neurogenesis may contribute, by the large number of dentate granule cells each with a sparse representation, and by the sparse independent representations in CA3. Recall to the neocortex is achieved by a reverse hierarchical series of pattern association networks implemented by the hippocampo-cortical backprojections, each one of which performs some pattern generalization, to retrieve a complete pattern of cortical firing in higher-order cortical areas","container-title":"Frontiers in Systems Neuroscience","DOI":"10.3389/fnsys.2013.00074","ISSN":"1662-5137","journalAbbreviation":"Front. Syst. Neurosci.","language":"English","note":"publisher: Frontiers","source":"Frontiers","title":"The mechanisms for pattern completion and pattern separation in the hippocampus","URL":"https://www.frontiersin.org/articles/10.3389/fnsys.2013.00074/full","volume":"7","author":[{"family":"Rolls","given":"Edmund"}],"accessed":{"date-parts":[["2020",12,1]]},"issued":{"date-parts":[["2013"]]}}},{"id":2127,"uris":["http://zotero.org/users/5885257/items/ENHFDS68"],"uri":["http://zotero.org/users/5885257/items/ENHFDS68"],"itemData":{"id":2127,"type":"article-journal","container-title":"Behavioral Neuroscience","DOI":"10.1037/0735-7044.113.5.867","ISSN":"1939-0084","issue":"5","note":"publisher: US: American Psychological Association","page":"867","source":"psycnet.apa.org","title":"Contextual fear conditioning, conjunctive representations, pattern completion, and the hippocampus.","volume":"113","author":[{"family":"Rudy","given":"Jerry W."},{"family":"O'Reilly","given":"Randall C."}],"issued":{"literal":"19991201"}}}],"schema":"https://github.com/citation-style-language/schema/raw/master/csl-citation.json"} </w:instrText>
      </w:r>
      <w:r>
        <w:rPr>
          <w:rFonts w:ascii="Arial" w:hAnsi="Arial" w:cs="Arial"/>
          <w:sz w:val="22"/>
          <w:szCs w:val="22"/>
        </w:rPr>
        <w:fldChar w:fldCharType="separate"/>
      </w:r>
      <w:r w:rsidRPr="00B519E5">
        <w:rPr>
          <w:rFonts w:ascii="Arial" w:hAnsi="Arial" w:cs="Arial"/>
          <w:sz w:val="22"/>
        </w:rPr>
        <w:t>[1, 10–14]</w:t>
      </w:r>
      <w:r>
        <w:rPr>
          <w:rFonts w:ascii="Arial" w:hAnsi="Arial" w:cs="Arial"/>
          <w:sz w:val="22"/>
          <w:szCs w:val="22"/>
        </w:rPr>
        <w:fldChar w:fldCharType="end"/>
      </w:r>
      <w:r w:rsidRPr="00E812CD">
        <w:rPr>
          <w:rFonts w:ascii="Arial" w:hAnsi="Arial" w:cs="Arial"/>
          <w:sz w:val="22"/>
          <w:szCs w:val="22"/>
        </w:rPr>
        <w:t xml:space="preserve"> </w:t>
      </w:r>
      <w:r>
        <w:rPr>
          <w:rFonts w:ascii="Arial" w:hAnsi="Arial" w:cs="Arial"/>
          <w:sz w:val="22"/>
          <w:szCs w:val="22"/>
        </w:rPr>
        <w:t>are thought to contribute to</w:t>
      </w:r>
      <w:r w:rsidRPr="00E812CD">
        <w:rPr>
          <w:rFonts w:ascii="Arial" w:hAnsi="Arial" w:cs="Arial"/>
          <w:sz w:val="22"/>
          <w:szCs w:val="22"/>
        </w:rPr>
        <w:t xml:space="preserve"> both </w:t>
      </w:r>
      <w:r>
        <w:rPr>
          <w:rFonts w:ascii="Arial" w:hAnsi="Arial" w:cs="Arial"/>
          <w:sz w:val="22"/>
          <w:szCs w:val="22"/>
        </w:rPr>
        <w:t>type</w:t>
      </w:r>
      <w:r w:rsidRPr="00E812CD">
        <w:rPr>
          <w:rFonts w:ascii="Arial" w:hAnsi="Arial" w:cs="Arial"/>
          <w:sz w:val="22"/>
          <w:szCs w:val="22"/>
        </w:rPr>
        <w:t>s of flexibility</w:t>
      </w:r>
      <w:r>
        <w:rPr>
          <w:rFonts w:ascii="Arial" w:hAnsi="Arial" w:cs="Arial"/>
          <w:sz w:val="22"/>
          <w:szCs w:val="22"/>
        </w:rPr>
        <w:t>. This proposal seeks to delineate each area’s distinct computational role in these two types of flexible behavior.</w:t>
      </w:r>
    </w:p>
    <w:p w14:paraId="6B353BC5" w14:textId="65A8E0E3" w:rsidR="008E2B3A" w:rsidRPr="001C24FF" w:rsidRDefault="008E2B3A" w:rsidP="008E2B3A">
      <w:pPr>
        <w:ind w:firstLine="720"/>
        <w:jc w:val="both"/>
        <w:rPr>
          <w:rFonts w:ascii="Arial" w:hAnsi="Arial" w:cs="Arial"/>
          <w:sz w:val="22"/>
          <w:szCs w:val="22"/>
        </w:rPr>
      </w:pPr>
      <w:r>
        <w:rPr>
          <w:rFonts w:ascii="Arial" w:hAnsi="Arial" w:cs="Arial"/>
          <w:sz w:val="22"/>
          <w:szCs w:val="22"/>
        </w:rPr>
        <w:t xml:space="preserve">Recent work has suggested that analyzing the </w:t>
      </w:r>
      <w:r w:rsidRPr="00A735E5">
        <w:rPr>
          <w:rFonts w:ascii="Arial" w:hAnsi="Arial" w:cs="Arial"/>
          <w:i/>
          <w:iCs/>
          <w:sz w:val="22"/>
          <w:szCs w:val="22"/>
          <w:u w:val="single"/>
        </w:rPr>
        <w:t>geometry</w:t>
      </w:r>
      <w:r w:rsidRPr="00A735E5">
        <w:rPr>
          <w:rFonts w:ascii="Arial" w:hAnsi="Arial" w:cs="Arial"/>
          <w:sz w:val="22"/>
          <w:szCs w:val="22"/>
          <w:u w:val="single"/>
        </w:rPr>
        <w:t xml:space="preserve"> of neural representations</w:t>
      </w:r>
      <w:r>
        <w:rPr>
          <w:rFonts w:ascii="Arial" w:hAnsi="Arial" w:cs="Arial"/>
          <w:sz w:val="22"/>
          <w:szCs w:val="22"/>
        </w:rPr>
        <w:t xml:space="preserve"> can illuminate the computational role of a neural ensemble in supporting both  types of flexibility</w:t>
      </w:r>
      <w:r w:rsidRPr="00AF1D54">
        <w:rPr>
          <w:rFonts w:ascii="Arial" w:hAnsi="Arial" w:cs="Arial"/>
          <w:sz w:val="22"/>
          <w:szCs w:val="22"/>
        </w:rPr>
        <w:t xml:space="preserve"> </w:t>
      </w:r>
      <w:r w:rsidRPr="00AF1D54">
        <w:rPr>
          <w:rFonts w:ascii="Arial" w:hAnsi="Arial" w:cs="Arial"/>
          <w:sz w:val="22"/>
          <w:szCs w:val="22"/>
        </w:rPr>
        <w:fldChar w:fldCharType="begin"/>
      </w:r>
      <w:r w:rsidR="001A424A">
        <w:rPr>
          <w:rFonts w:ascii="Arial" w:hAnsi="Arial" w:cs="Arial"/>
          <w:sz w:val="22"/>
          <w:szCs w:val="22"/>
        </w:rPr>
        <w:instrText xml:space="preserve"> ADDIN ZOTERO_ITEM CSL_CITATION {"citationID":"Okxx8Mvb","properties":{"formattedCitation":"[15, 16]","plainCitation":"[15, 16]","noteIndex":0},"citationItems":[{"id":"ZKnrGNpJ/h9UYjN4U","uris":["http://zotero.org/users/5885257/items/3HFW55VS"],"uri":["http://zotero.org/users/5885257/items/3HFW55VS"],"itemData":{"id":2131,"type":"article-journal","abstract":"The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Daniel"}],"issued":{"date-parts":[["2020",11,12]]}}},{"id":2134,"uris":["http://zotero.org/users/5885257/items/AH3UY4GU"],"uri":["http://zotero.org/users/5885257/items/AH3UY4GU"],"itemData":{"id":2134,"type":"article-journal","abstract":"•\n              Representational geometry is a framework that enables us to relate brain, computation, and cognition.\n            \n            \n              •\n              Representations in brains and models can be characterized by representational distance matrices.\n            \n            \n              •\n              Distance matrices can be readily compared to test computational models.\n            \n            \n              •\n              We review recent insights into perception, cognition, memory, and action and discuss current challenges.\n            \n          \n        , The cognitive concept of representation plays a key role in theories of brain information processing. However, linking neuronal activity to representational content and cognitive theory remains challenging. Recent studies have characterized the representational geometry of neural population codes by means of representational distance matrices, enabling researchers to compare representations across stages of processing and to test cognitive and computational theories. Representational geometry provides a useful intermediate level of description, capturing both the information represented in a neuronal population code and the format in which it is represented. We review recent insights gained with this approach in perception, memory, cognition, and action. Analyses of representational geometry can compare representations between models and the brain, and promise to explain brain computation as transformation of representational similarity structure.","container-title":"Trends in Cognitive Sciences","DOI":"10.1016/j.tics.2013.06.007","ISSN":"1364-6613","issue":"8","journalAbbreviation":"Trends Cogn Sci","note":"PMID: 23876494\nPMCID: PMC3730178","page":"401-412","source":"PubMed Central","title":"Representational geometry: integrating cognition, computation, and the brain","title-short":"Representational geometry","volume":"17","author":[{"family":"Kriegeskorte","given":"Nikolaus"},{"family":"Kievit","given":"Rogier A."}],"issued":{"date-parts":[["2013",8]]}}}],"schema":"https://github.com/citation-style-language/schema/raw/master/csl-citation.json"} </w:instrText>
      </w:r>
      <w:r w:rsidRPr="00AF1D54">
        <w:rPr>
          <w:rFonts w:ascii="Arial" w:hAnsi="Arial" w:cs="Arial"/>
          <w:sz w:val="22"/>
          <w:szCs w:val="22"/>
        </w:rPr>
        <w:fldChar w:fldCharType="separate"/>
      </w:r>
      <w:r>
        <w:rPr>
          <w:rFonts w:ascii="Arial" w:hAnsi="Arial" w:cs="Arial"/>
          <w:sz w:val="22"/>
          <w:szCs w:val="22"/>
        </w:rPr>
        <w:t>[15, 16]</w:t>
      </w:r>
      <w:r w:rsidRPr="00AF1D54">
        <w:rPr>
          <w:rFonts w:ascii="Arial" w:hAnsi="Arial" w:cs="Arial"/>
          <w:sz w:val="22"/>
          <w:szCs w:val="22"/>
        </w:rPr>
        <w:fldChar w:fldCharType="end"/>
      </w:r>
      <w:r w:rsidRPr="00E812CD">
        <w:rPr>
          <w:rFonts w:ascii="Arial" w:hAnsi="Arial" w:cs="Arial"/>
          <w:sz w:val="22"/>
          <w:szCs w:val="22"/>
        </w:rPr>
        <w:t>.</w:t>
      </w:r>
      <w:r>
        <w:rPr>
          <w:rFonts w:ascii="Arial" w:hAnsi="Arial" w:cs="Arial"/>
          <w:sz w:val="22"/>
          <w:szCs w:val="22"/>
        </w:rPr>
        <w:t xml:space="preserve"> Geometry here refers to the </w:t>
      </w:r>
      <w:r w:rsidRPr="004268F7">
        <w:rPr>
          <w:rFonts w:ascii="Arial" w:hAnsi="Arial" w:cs="Arial"/>
          <w:sz w:val="22"/>
          <w:szCs w:val="22"/>
        </w:rPr>
        <w:t xml:space="preserve">structured </w:t>
      </w:r>
      <w:r>
        <w:rPr>
          <w:rFonts w:ascii="Arial" w:hAnsi="Arial" w:cs="Arial"/>
          <w:sz w:val="22"/>
          <w:szCs w:val="22"/>
        </w:rPr>
        <w:t>relationships</w:t>
      </w:r>
      <w:r w:rsidRPr="004268F7">
        <w:rPr>
          <w:rFonts w:ascii="Arial" w:hAnsi="Arial" w:cs="Arial"/>
          <w:sz w:val="22"/>
          <w:szCs w:val="22"/>
        </w:rPr>
        <w:t xml:space="preserve"> among firing patterns </w:t>
      </w:r>
      <w:r>
        <w:rPr>
          <w:rFonts w:ascii="Arial" w:hAnsi="Arial" w:cs="Arial"/>
          <w:sz w:val="22"/>
          <w:szCs w:val="22"/>
        </w:rPr>
        <w:t>in a neural ensemble that are elicited by different conditions. In the context of experimental data</w:t>
      </w:r>
      <w:r w:rsidRPr="00E812CD">
        <w:rPr>
          <w:rFonts w:ascii="Arial" w:hAnsi="Arial" w:cs="Arial"/>
          <w:sz w:val="22"/>
          <w:szCs w:val="22"/>
        </w:rPr>
        <w:t xml:space="preserve">, </w:t>
      </w:r>
      <w:r>
        <w:rPr>
          <w:rFonts w:ascii="Arial" w:hAnsi="Arial" w:cs="Arial"/>
          <w:sz w:val="22"/>
          <w:szCs w:val="22"/>
        </w:rPr>
        <w:t>these relationships can be visualized by</w:t>
      </w:r>
      <w:r w:rsidRPr="00E812CD">
        <w:rPr>
          <w:rFonts w:ascii="Arial" w:hAnsi="Arial" w:cs="Arial"/>
          <w:sz w:val="22"/>
          <w:szCs w:val="22"/>
        </w:rPr>
        <w:t xml:space="preserve"> </w:t>
      </w:r>
      <w:r>
        <w:rPr>
          <w:rFonts w:ascii="Arial" w:hAnsi="Arial" w:cs="Arial"/>
          <w:sz w:val="22"/>
          <w:szCs w:val="22"/>
        </w:rPr>
        <w:t>plotting the firing rate</w:t>
      </w:r>
      <w:r w:rsidRPr="00E812CD">
        <w:rPr>
          <w:rFonts w:ascii="Arial" w:hAnsi="Arial" w:cs="Arial"/>
          <w:sz w:val="22"/>
          <w:szCs w:val="22"/>
        </w:rPr>
        <w:t xml:space="preserve"> of </w:t>
      </w:r>
      <m:oMath>
        <m:r>
          <w:rPr>
            <w:rFonts w:ascii="Cambria Math" w:hAnsi="Cambria Math" w:cs="Arial"/>
            <w:sz w:val="22"/>
            <w:szCs w:val="22"/>
          </w:rPr>
          <m:t>n</m:t>
        </m:r>
      </m:oMath>
      <w:r w:rsidRPr="00E812CD">
        <w:rPr>
          <w:rFonts w:ascii="Arial" w:hAnsi="Arial" w:cs="Arial"/>
          <w:i/>
          <w:iCs/>
          <w:sz w:val="22"/>
          <w:szCs w:val="22"/>
        </w:rPr>
        <w:t xml:space="preserve"> </w:t>
      </w:r>
      <w:r w:rsidRPr="00E812CD">
        <w:rPr>
          <w:rFonts w:ascii="Arial" w:hAnsi="Arial" w:cs="Arial"/>
          <w:sz w:val="22"/>
          <w:szCs w:val="22"/>
        </w:rPr>
        <w:t xml:space="preserve">neurons </w:t>
      </w:r>
      <w:r>
        <w:rPr>
          <w:rFonts w:ascii="Arial" w:hAnsi="Arial" w:cs="Arial"/>
          <w:sz w:val="22"/>
          <w:szCs w:val="22"/>
        </w:rPr>
        <w:t xml:space="preserve">for each of </w:t>
      </w:r>
      <m:oMath>
        <m:r>
          <w:rPr>
            <w:rFonts w:ascii="Cambria Math" w:hAnsi="Cambria Math" w:cs="Arial"/>
            <w:sz w:val="22"/>
            <w:szCs w:val="22"/>
          </w:rPr>
          <m:t>m</m:t>
        </m:r>
      </m:oMath>
      <w:r w:rsidRPr="00E812CD">
        <w:rPr>
          <w:rFonts w:ascii="Arial" w:hAnsi="Arial" w:cs="Arial"/>
          <w:sz w:val="22"/>
          <w:szCs w:val="22"/>
        </w:rPr>
        <w:t xml:space="preserve"> </w:t>
      </w:r>
      <w:r>
        <w:rPr>
          <w:rFonts w:ascii="Arial" w:hAnsi="Arial" w:cs="Arial"/>
          <w:sz w:val="22"/>
          <w:szCs w:val="22"/>
        </w:rPr>
        <w:t xml:space="preserve">experimental conditions </w:t>
      </w:r>
      <m:oMath>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1</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m</m:t>
                </m:r>
              </m:sub>
            </m:sSub>
          </m:e>
        </m:d>
        <m:r>
          <w:rPr>
            <w:rFonts w:ascii="Cambria Math" w:hAnsi="Cambria Math" w:cs="Arial"/>
            <w:sz w:val="22"/>
            <w:szCs w:val="22"/>
          </w:rPr>
          <m:t xml:space="preserve">. </m:t>
        </m:r>
      </m:oMath>
      <w:r w:rsidRPr="00E812CD">
        <w:rPr>
          <w:rFonts w:ascii="Arial" w:eastAsia="Times New Roman" w:hAnsi="Arial" w:cs="Arial"/>
          <w:color w:val="000000"/>
          <w:sz w:val="22"/>
          <w:szCs w:val="22"/>
          <w:shd w:val="clear" w:color="auto" w:fill="FFFFFF"/>
        </w:rPr>
        <w:t xml:space="preserve">The </w:t>
      </w:r>
      <m:oMath>
        <m:r>
          <w:rPr>
            <w:rFonts w:ascii="Cambria Math" w:eastAsia="Times New Roman" w:hAnsi="Cambria Math" w:cs="Arial"/>
            <w:color w:val="000000"/>
            <w:sz w:val="22"/>
            <w:szCs w:val="22"/>
            <w:shd w:val="clear" w:color="auto" w:fill="FFFFFF"/>
          </w:rPr>
          <m:t>n</m:t>
        </m:r>
      </m:oMath>
      <w:r w:rsidRPr="00E812CD">
        <w:rPr>
          <w:rFonts w:ascii="Arial" w:eastAsia="Times New Roman" w:hAnsi="Arial" w:cs="Arial"/>
          <w:color w:val="000000"/>
          <w:sz w:val="22"/>
          <w:szCs w:val="22"/>
          <w:shd w:val="clear" w:color="auto" w:fill="FFFFFF"/>
        </w:rPr>
        <w:t xml:space="preserve">-dimensions of the </w:t>
      </w:r>
      <w:r>
        <w:rPr>
          <w:rFonts w:ascii="Arial" w:eastAsia="Times New Roman" w:hAnsi="Arial" w:cs="Arial"/>
          <w:color w:val="000000"/>
          <w:sz w:val="22"/>
          <w:szCs w:val="22"/>
          <w:shd w:val="clear" w:color="auto" w:fill="FFFFFF"/>
        </w:rPr>
        <w:t xml:space="preserve">plot </w:t>
      </w:r>
      <w:r w:rsidRPr="00E812CD">
        <w:rPr>
          <w:rFonts w:ascii="Arial" w:eastAsia="Times New Roman" w:hAnsi="Arial" w:cs="Arial"/>
          <w:color w:val="000000"/>
          <w:sz w:val="22"/>
          <w:szCs w:val="22"/>
          <w:shd w:val="clear" w:color="auto" w:fill="FFFFFF"/>
        </w:rPr>
        <w:t xml:space="preserve">correspond to the firing-rate of each neuron, and each </w:t>
      </w:r>
      <w:r>
        <w:rPr>
          <w:rFonts w:ascii="Arial" w:eastAsia="Times New Roman" w:hAnsi="Arial" w:cs="Arial"/>
          <w:color w:val="000000"/>
          <w:sz w:val="22"/>
          <w:szCs w:val="22"/>
          <w:shd w:val="clear" w:color="auto" w:fill="FFFFFF"/>
        </w:rPr>
        <w:t xml:space="preserve">of </w:t>
      </w:r>
      <m:oMath>
        <m:r>
          <w:rPr>
            <w:rFonts w:ascii="Cambria Math" w:hAnsi="Cambria Math" w:cs="Arial"/>
            <w:sz w:val="22"/>
            <w:szCs w:val="22"/>
          </w:rPr>
          <m:t>m</m:t>
        </m:r>
      </m:oMath>
      <w:r w:rsidRPr="00E812CD">
        <w:rPr>
          <w:rFonts w:ascii="Arial" w:hAnsi="Arial" w:cs="Arial"/>
          <w:sz w:val="22"/>
          <w:szCs w:val="22"/>
        </w:rPr>
        <w:t xml:space="preserve"> points </w:t>
      </w:r>
      <w:proofErr w:type="gramStart"/>
      <w:r w:rsidRPr="00E812CD">
        <w:rPr>
          <w:rFonts w:ascii="Arial" w:eastAsia="Times New Roman" w:hAnsi="Arial" w:cs="Arial"/>
          <w:color w:val="000000"/>
          <w:sz w:val="22"/>
          <w:szCs w:val="22"/>
          <w:shd w:val="clear" w:color="auto" w:fill="FFFFFF"/>
        </w:rPr>
        <w:t>corresponds</w:t>
      </w:r>
      <w:proofErr w:type="gramEnd"/>
      <w:r w:rsidRPr="00E812CD">
        <w:rPr>
          <w:rFonts w:ascii="Arial" w:eastAsia="Times New Roman" w:hAnsi="Arial" w:cs="Arial"/>
          <w:color w:val="000000"/>
          <w:sz w:val="22"/>
          <w:szCs w:val="22"/>
          <w:shd w:val="clear" w:color="auto" w:fill="FFFFFF"/>
        </w:rPr>
        <w:t xml:space="preserve"> to the </w:t>
      </w:r>
      <w:r>
        <w:rPr>
          <w:rFonts w:ascii="Arial" w:eastAsia="Times New Roman" w:hAnsi="Arial" w:cs="Arial"/>
          <w:color w:val="000000"/>
          <w:sz w:val="22"/>
          <w:szCs w:val="22"/>
          <w:shd w:val="clear" w:color="auto" w:fill="FFFFFF"/>
        </w:rPr>
        <w:t>firing</w:t>
      </w:r>
      <w:r w:rsidRPr="00E812CD">
        <w:rPr>
          <w:rFonts w:ascii="Arial" w:eastAsia="Times New Roman" w:hAnsi="Arial" w:cs="Arial"/>
          <w:color w:val="000000"/>
          <w:sz w:val="22"/>
          <w:szCs w:val="22"/>
          <w:shd w:val="clear" w:color="auto" w:fill="FFFFFF"/>
        </w:rPr>
        <w:t xml:space="preserve"> pattern elicited </w:t>
      </w:r>
      <w:r>
        <w:rPr>
          <w:rFonts w:ascii="Arial" w:eastAsia="Times New Roman" w:hAnsi="Arial" w:cs="Arial"/>
          <w:color w:val="000000"/>
          <w:sz w:val="22"/>
          <w:szCs w:val="22"/>
          <w:shd w:val="clear" w:color="auto" w:fill="FFFFFF"/>
        </w:rPr>
        <w:t>by</w:t>
      </w:r>
      <w:r w:rsidRPr="00E812CD">
        <w:rPr>
          <w:rFonts w:ascii="Arial" w:eastAsia="Times New Roman" w:hAnsi="Arial" w:cs="Arial"/>
          <w:color w:val="000000"/>
          <w:sz w:val="22"/>
          <w:szCs w:val="22"/>
          <w:shd w:val="clear" w:color="auto" w:fill="FFFFFF"/>
        </w:rPr>
        <w:t xml:space="preserve"> a</w:t>
      </w:r>
      <w:r>
        <w:rPr>
          <w:rFonts w:ascii="Arial" w:eastAsia="Times New Roman" w:hAnsi="Arial" w:cs="Arial"/>
          <w:color w:val="000000"/>
          <w:sz w:val="22"/>
          <w:szCs w:val="22"/>
          <w:shd w:val="clear" w:color="auto" w:fill="FFFFFF"/>
        </w:rPr>
        <w:t>n experimental condition</w:t>
      </w:r>
      <w:r w:rsidRPr="00E812CD">
        <w:rPr>
          <w:rFonts w:ascii="Arial" w:eastAsia="Times New Roman" w:hAnsi="Arial" w:cs="Arial"/>
          <w:color w:val="000000"/>
          <w:sz w:val="22"/>
          <w:szCs w:val="22"/>
          <w:shd w:val="clear" w:color="auto" w:fill="FFFFFF"/>
        </w:rPr>
        <w:t>.</w:t>
      </w:r>
      <w:r>
        <w:rPr>
          <w:rFonts w:ascii="Arial" w:eastAsia="Times New Roman" w:hAnsi="Arial" w:cs="Arial"/>
          <w:color w:val="000000"/>
          <w:sz w:val="22"/>
          <w:szCs w:val="22"/>
          <w:shd w:val="clear" w:color="auto" w:fill="FFFFFF"/>
        </w:rPr>
        <w:t xml:space="preserve"> </w:t>
      </w:r>
      <w:r>
        <w:rPr>
          <w:rFonts w:ascii="Arial" w:hAnsi="Arial" w:cs="Arial"/>
          <w:sz w:val="22"/>
          <w:szCs w:val="22"/>
        </w:rPr>
        <w:t xml:space="preserve">Each experimental condition is defined by the values of the task variables. Recent work suggests that </w:t>
      </w:r>
      <w:r w:rsidRPr="00A735E5">
        <w:rPr>
          <w:rFonts w:ascii="Arial" w:hAnsi="Arial" w:cs="Arial"/>
          <w:b/>
          <w:bCs/>
          <w:sz w:val="22"/>
          <w:szCs w:val="22"/>
          <w:u w:val="single"/>
        </w:rPr>
        <w:t>Type 1</w:t>
      </w:r>
      <w:r w:rsidRPr="002B725D">
        <w:rPr>
          <w:rFonts w:ascii="Arial" w:hAnsi="Arial" w:cs="Arial"/>
          <w:sz w:val="22"/>
          <w:szCs w:val="22"/>
          <w:u w:val="single"/>
        </w:rPr>
        <w:t xml:space="preserve"> </w:t>
      </w:r>
      <w:r>
        <w:rPr>
          <w:rFonts w:ascii="Arial" w:hAnsi="Arial" w:cs="Arial"/>
          <w:sz w:val="22"/>
          <w:szCs w:val="22"/>
          <w:u w:val="single"/>
        </w:rPr>
        <w:t>flexibility requires</w:t>
      </w:r>
      <w:r w:rsidRPr="002B725D">
        <w:rPr>
          <w:rFonts w:ascii="Arial" w:hAnsi="Arial" w:cs="Arial"/>
          <w:sz w:val="22"/>
          <w:szCs w:val="22"/>
          <w:u w:val="single"/>
        </w:rPr>
        <w:t xml:space="preserve"> a geometry </w:t>
      </w:r>
      <w:r>
        <w:rPr>
          <w:rFonts w:ascii="Arial" w:hAnsi="Arial" w:cs="Arial"/>
          <w:sz w:val="22"/>
          <w:szCs w:val="22"/>
          <w:u w:val="single"/>
        </w:rPr>
        <w:t>in which a linear decoder</w:t>
      </w:r>
      <w:r w:rsidRPr="002B725D">
        <w:rPr>
          <w:rFonts w:ascii="Arial" w:hAnsi="Arial" w:cs="Arial"/>
          <w:sz w:val="22"/>
          <w:szCs w:val="22"/>
          <w:u w:val="single"/>
        </w:rPr>
        <w:t xml:space="preserve"> can read out </w:t>
      </w:r>
      <w:r>
        <w:rPr>
          <w:rFonts w:ascii="Arial" w:hAnsi="Arial" w:cs="Arial"/>
          <w:sz w:val="22"/>
          <w:szCs w:val="22"/>
          <w:u w:val="single"/>
        </w:rPr>
        <w:t xml:space="preserve">the value of </w:t>
      </w:r>
      <w:r w:rsidRPr="002B725D">
        <w:rPr>
          <w:rFonts w:ascii="Arial" w:hAnsi="Arial" w:cs="Arial"/>
          <w:sz w:val="22"/>
          <w:szCs w:val="22"/>
          <w:u w:val="single"/>
        </w:rPr>
        <w:t>as many variables as possible</w:t>
      </w:r>
      <w:r>
        <w:rPr>
          <w:rFonts w:ascii="Arial" w:hAnsi="Arial" w:cs="Arial"/>
          <w:sz w:val="22"/>
          <w:szCs w:val="22"/>
        </w:rPr>
        <w:t xml:space="preserve">. This is because different variables acquire behavioral significance depending on task demands, which are often </w:t>
      </w:r>
      <w:proofErr w:type="gramStart"/>
      <w:r>
        <w:rPr>
          <w:rFonts w:ascii="Arial" w:hAnsi="Arial" w:cs="Arial"/>
          <w:sz w:val="22"/>
          <w:szCs w:val="22"/>
        </w:rPr>
        <w:t>context-dependent</w:t>
      </w:r>
      <w:proofErr w:type="gramEnd"/>
      <w:r>
        <w:rPr>
          <w:rFonts w:ascii="Arial" w:hAnsi="Arial" w:cs="Arial"/>
          <w:sz w:val="22"/>
          <w:szCs w:val="22"/>
        </w:rPr>
        <w:t xml:space="preserve">. Flexible context-dependent adjustments in behavior will fail if too few variables are represented. </w:t>
      </w:r>
      <w:r w:rsidRPr="00572F02">
        <w:rPr>
          <w:rFonts w:ascii="Arial" w:hAnsi="Arial" w:cs="Arial"/>
          <w:b/>
          <w:bCs/>
          <w:sz w:val="22"/>
          <w:szCs w:val="22"/>
          <w:u w:val="single"/>
        </w:rPr>
        <w:t>Type 2</w:t>
      </w:r>
      <w:r w:rsidRPr="00572F02">
        <w:rPr>
          <w:rFonts w:ascii="Arial" w:hAnsi="Arial" w:cs="Arial"/>
          <w:sz w:val="22"/>
          <w:szCs w:val="22"/>
          <w:u w:val="single"/>
        </w:rPr>
        <w:t xml:space="preserve"> </w:t>
      </w:r>
      <w:r>
        <w:rPr>
          <w:rFonts w:ascii="Arial" w:hAnsi="Arial" w:cs="Arial"/>
          <w:sz w:val="22"/>
          <w:szCs w:val="22"/>
          <w:u w:val="single"/>
        </w:rPr>
        <w:t>flexibility demands</w:t>
      </w:r>
      <w:r w:rsidRPr="00572F02">
        <w:rPr>
          <w:rFonts w:ascii="Arial" w:hAnsi="Arial" w:cs="Arial"/>
          <w:sz w:val="22"/>
          <w:szCs w:val="22"/>
          <w:u w:val="single"/>
        </w:rPr>
        <w:t xml:space="preserve"> a geometry </w:t>
      </w:r>
      <w:r w:rsidR="008A5AD7">
        <w:rPr>
          <w:rFonts w:ascii="Arial" w:hAnsi="Arial" w:cs="Arial"/>
          <w:sz w:val="22"/>
          <w:szCs w:val="22"/>
          <w:u w:val="single"/>
        </w:rPr>
        <w:t xml:space="preserve">that </w:t>
      </w:r>
      <w:r>
        <w:rPr>
          <w:rFonts w:ascii="Arial" w:hAnsi="Arial" w:cs="Arial"/>
          <w:sz w:val="22"/>
          <w:szCs w:val="22"/>
          <w:u w:val="single"/>
        </w:rPr>
        <w:t>has certain generalization properties. Specifically, as will be explained below, to support generalization in a novel condition, the geometry should allow a linear decoder to read out</w:t>
      </w:r>
      <w:r w:rsidRPr="00572F02">
        <w:rPr>
          <w:rFonts w:ascii="Arial" w:hAnsi="Arial" w:cs="Arial"/>
          <w:sz w:val="22"/>
          <w:szCs w:val="22"/>
          <w:u w:val="single"/>
        </w:rPr>
        <w:t xml:space="preserve"> variables </w:t>
      </w:r>
      <w:r>
        <w:rPr>
          <w:rFonts w:ascii="Arial" w:hAnsi="Arial" w:cs="Arial"/>
          <w:sz w:val="22"/>
          <w:szCs w:val="22"/>
          <w:u w:val="single"/>
        </w:rPr>
        <w:t>in</w:t>
      </w:r>
      <w:r w:rsidRPr="00572F02">
        <w:rPr>
          <w:rFonts w:ascii="Arial" w:hAnsi="Arial" w:cs="Arial"/>
          <w:sz w:val="22"/>
          <w:szCs w:val="22"/>
          <w:u w:val="single"/>
        </w:rPr>
        <w:t xml:space="preserve"> novel conditions </w:t>
      </w:r>
      <w:r w:rsidRPr="004848EE">
        <w:rPr>
          <w:rFonts w:ascii="Arial" w:hAnsi="Arial" w:cs="Arial"/>
          <w:i/>
          <w:iCs/>
          <w:sz w:val="22"/>
          <w:szCs w:val="22"/>
          <w:u w:val="single"/>
        </w:rPr>
        <w:t>in the same way</w:t>
      </w:r>
      <w:r w:rsidRPr="00572F02">
        <w:rPr>
          <w:rFonts w:ascii="Arial" w:hAnsi="Arial" w:cs="Arial"/>
          <w:sz w:val="22"/>
          <w:szCs w:val="22"/>
          <w:u w:val="single"/>
        </w:rPr>
        <w:t xml:space="preserve"> it </w:t>
      </w:r>
      <w:r>
        <w:rPr>
          <w:rFonts w:ascii="Arial" w:hAnsi="Arial" w:cs="Arial"/>
          <w:sz w:val="22"/>
          <w:szCs w:val="22"/>
          <w:u w:val="single"/>
        </w:rPr>
        <w:t>reads out</w:t>
      </w:r>
      <w:r w:rsidRPr="00572F02">
        <w:rPr>
          <w:rFonts w:ascii="Arial" w:hAnsi="Arial" w:cs="Arial"/>
          <w:sz w:val="22"/>
          <w:szCs w:val="22"/>
          <w:u w:val="single"/>
        </w:rPr>
        <w:t xml:space="preserve"> variables for familiar conditions</w:t>
      </w:r>
      <w:r>
        <w:rPr>
          <w:rFonts w:ascii="Arial" w:hAnsi="Arial" w:cs="Arial"/>
          <w:sz w:val="22"/>
          <w:szCs w:val="22"/>
        </w:rPr>
        <w:t xml:space="preserve">. Two measures of the geometry of representations have been proposed to support these types of flexibility </w:t>
      </w:r>
      <w:r>
        <w:rPr>
          <w:rFonts w:ascii="Arial" w:hAnsi="Arial" w:cs="Arial"/>
          <w:sz w:val="22"/>
          <w:szCs w:val="22"/>
        </w:rPr>
        <w:fldChar w:fldCharType="begin"/>
      </w:r>
      <w:r w:rsidR="001A424A">
        <w:rPr>
          <w:rFonts w:ascii="Arial" w:hAnsi="Arial" w:cs="Arial"/>
          <w:sz w:val="22"/>
          <w:szCs w:val="22"/>
        </w:rPr>
        <w:instrText xml:space="preserve"> ADDIN ZOTERO_ITEM CSL_CITATION {"citationID":"MH9qF8X1","properties":{"formattedCitation":"[15]","plainCitation":"[15]","noteIndex":0},"citationItems":[{"id":"ZKnrGNpJ/h9UYjN4U","uris":["http://zotero.org/users/5885257/items/3HFW55VS"],"uri":["http://zotero.org/users/5885257/items/3HFW55VS"],"itemData":{"id":"OMoy67CV/61oVMojC","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[15]</w:t>
      </w:r>
      <w:r>
        <w:rPr>
          <w:rFonts w:ascii="Arial" w:hAnsi="Arial" w:cs="Arial"/>
          <w:sz w:val="22"/>
          <w:szCs w:val="22"/>
        </w:rPr>
        <w:fldChar w:fldCharType="end"/>
      </w:r>
      <w:r>
        <w:rPr>
          <w:rFonts w:ascii="Arial" w:hAnsi="Arial" w:cs="Arial"/>
          <w:sz w:val="22"/>
          <w:szCs w:val="22"/>
        </w:rPr>
        <w:t xml:space="preserve">. The first, shattering-dimensionality (SD), quantifies how many variables can be read out from a neural representation. The second, cross-condition generalization performance (CCGP), quantifies how well a linear decoder trained to read out a variable from </w:t>
      </w:r>
      <w:r w:rsidRPr="00880F72">
        <w:rPr>
          <w:rFonts w:ascii="Arial" w:hAnsi="Arial" w:cs="Arial"/>
          <w:i/>
          <w:iCs/>
          <w:sz w:val="22"/>
          <w:szCs w:val="22"/>
        </w:rPr>
        <w:t>some</w:t>
      </w:r>
      <w:r>
        <w:rPr>
          <w:rFonts w:ascii="Arial" w:hAnsi="Arial" w:cs="Arial"/>
          <w:sz w:val="22"/>
          <w:szCs w:val="22"/>
        </w:rPr>
        <w:t xml:space="preserve"> conditions can accurately read out the same variable from conditions not used for training. HPC and DLPFC both contain </w:t>
      </w:r>
      <w:r w:rsidRPr="00E812CD">
        <w:rPr>
          <w:rFonts w:ascii="Arial" w:hAnsi="Arial" w:cs="Arial"/>
          <w:sz w:val="22"/>
          <w:szCs w:val="22"/>
        </w:rPr>
        <w:t>represent</w:t>
      </w:r>
      <w:r>
        <w:rPr>
          <w:rFonts w:ascii="Arial" w:hAnsi="Arial" w:cs="Arial"/>
          <w:sz w:val="22"/>
          <w:szCs w:val="22"/>
        </w:rPr>
        <w:t xml:space="preserve">ations that simultaneously exhibit high SD and high CCGP </w:t>
      </w:r>
      <w:r>
        <w:rPr>
          <w:rFonts w:ascii="Arial" w:hAnsi="Arial" w:cs="Arial"/>
          <w:sz w:val="22"/>
          <w:szCs w:val="22"/>
        </w:rPr>
        <w:fldChar w:fldCharType="begin"/>
      </w:r>
      <w:r w:rsidR="001A424A">
        <w:rPr>
          <w:rFonts w:ascii="Arial" w:hAnsi="Arial" w:cs="Arial"/>
          <w:sz w:val="22"/>
          <w:szCs w:val="22"/>
        </w:rPr>
        <w:instrText xml:space="preserve"> ADDIN ZOTERO_ITEM CSL_CITATION {"citationID":"eGrIyYLv","properties":{"formattedCitation":"[15]","plainCitation":"[15]","noteIndex":0},"citationItems":[{"id":"ZKnrGNpJ/h9UYjN4U","uris":["http://zotero.org/users/5885257/items/3HFW55VS"],"uri":["http://zotero.org/users/5885257/items/3HFW55VS"],"itemData":{"id":"OMoy67CV/61oVMojC","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[15]</w:t>
      </w:r>
      <w:r>
        <w:rPr>
          <w:rFonts w:ascii="Arial" w:hAnsi="Arial" w:cs="Arial"/>
          <w:sz w:val="22"/>
          <w:szCs w:val="22"/>
        </w:rPr>
        <w:fldChar w:fldCharType="end"/>
      </w:r>
      <w:r w:rsidRPr="00E812CD">
        <w:rPr>
          <w:rFonts w:ascii="Arial" w:hAnsi="Arial" w:cs="Arial"/>
          <w:sz w:val="22"/>
          <w:szCs w:val="22"/>
        </w:rPr>
        <w:t>.</w:t>
      </w:r>
      <w:r>
        <w:rPr>
          <w:rFonts w:ascii="Arial" w:hAnsi="Arial" w:cs="Arial"/>
          <w:sz w:val="22"/>
          <w:szCs w:val="22"/>
        </w:rPr>
        <w:t xml:space="preserve"> </w:t>
      </w:r>
      <w:r w:rsidRPr="00E812CD">
        <w:rPr>
          <w:rFonts w:ascii="Arial" w:hAnsi="Arial" w:cs="Arial"/>
          <w:sz w:val="22"/>
          <w:szCs w:val="22"/>
        </w:rPr>
        <w:t xml:space="preserve">However, </w:t>
      </w:r>
      <w:r>
        <w:rPr>
          <w:rFonts w:ascii="Arial" w:hAnsi="Arial" w:cs="Arial"/>
          <w:sz w:val="22"/>
          <w:szCs w:val="22"/>
        </w:rPr>
        <w:t>a relationship between these measures and these two types of flexible behavior remains to be established</w:t>
      </w:r>
      <w:r w:rsidRPr="00E812CD">
        <w:rPr>
          <w:rFonts w:ascii="Arial" w:hAnsi="Arial" w:cs="Arial"/>
          <w:sz w:val="22"/>
          <w:szCs w:val="22"/>
        </w:rPr>
        <w:t>.</w:t>
      </w:r>
      <w:r>
        <w:rPr>
          <w:rFonts w:ascii="Arial" w:hAnsi="Arial" w:cs="Arial"/>
          <w:sz w:val="22"/>
          <w:szCs w:val="22"/>
        </w:rPr>
        <w:t xml:space="preserve"> </w:t>
      </w:r>
      <w:r w:rsidRPr="00322766">
        <w:rPr>
          <w:rFonts w:ascii="Arial" w:hAnsi="Arial" w:cs="Arial"/>
          <w:sz w:val="22"/>
          <w:szCs w:val="22"/>
          <w:u w:val="single"/>
        </w:rPr>
        <w:t xml:space="preserve">I propose to </w:t>
      </w:r>
      <w:r w:rsidRPr="00322766">
        <w:rPr>
          <w:rFonts w:ascii="Arial" w:hAnsi="Arial" w:cs="Arial"/>
          <w:b/>
          <w:bCs/>
          <w:sz w:val="22"/>
          <w:szCs w:val="22"/>
          <w:u w:val="single"/>
        </w:rPr>
        <w:t xml:space="preserve">investigate the behavioral relevance of </w:t>
      </w:r>
      <w:r>
        <w:rPr>
          <w:rFonts w:ascii="Arial" w:hAnsi="Arial" w:cs="Arial"/>
          <w:b/>
          <w:bCs/>
          <w:sz w:val="22"/>
          <w:szCs w:val="22"/>
          <w:u w:val="single"/>
        </w:rPr>
        <w:t>representational</w:t>
      </w:r>
      <w:r w:rsidRPr="00322766">
        <w:rPr>
          <w:rFonts w:ascii="Arial" w:hAnsi="Arial" w:cs="Arial"/>
          <w:b/>
          <w:bCs/>
          <w:sz w:val="22"/>
          <w:szCs w:val="22"/>
          <w:u w:val="single"/>
        </w:rPr>
        <w:t xml:space="preserve"> geometry</w:t>
      </w:r>
      <w:r w:rsidRPr="00322766">
        <w:rPr>
          <w:rFonts w:ascii="Arial" w:hAnsi="Arial" w:cs="Arial"/>
          <w:sz w:val="22"/>
          <w:szCs w:val="22"/>
          <w:u w:val="single"/>
        </w:rPr>
        <w:t xml:space="preserve"> in </w:t>
      </w:r>
      <w:r>
        <w:rPr>
          <w:rFonts w:ascii="Arial" w:hAnsi="Arial" w:cs="Arial"/>
          <w:sz w:val="22"/>
          <w:szCs w:val="22"/>
          <w:u w:val="single"/>
        </w:rPr>
        <w:t>HPC and DLPFC</w:t>
      </w:r>
      <w:r w:rsidRPr="00322766">
        <w:rPr>
          <w:rFonts w:ascii="Arial" w:hAnsi="Arial" w:cs="Arial"/>
          <w:sz w:val="22"/>
          <w:szCs w:val="22"/>
          <w:u w:val="single"/>
        </w:rPr>
        <w:t xml:space="preserve"> as monkeys perform a task </w:t>
      </w:r>
      <w:r>
        <w:rPr>
          <w:rFonts w:ascii="Arial" w:hAnsi="Arial" w:cs="Arial"/>
          <w:color w:val="1A1A1A"/>
          <w:sz w:val="22"/>
          <w:szCs w:val="22"/>
          <w:u w:val="single"/>
        </w:rPr>
        <w:t>requiring</w:t>
      </w:r>
      <w:r w:rsidRPr="00322766">
        <w:rPr>
          <w:rFonts w:ascii="Arial" w:hAnsi="Arial" w:cs="Arial"/>
          <w:color w:val="1A1A1A"/>
          <w:sz w:val="22"/>
          <w:szCs w:val="22"/>
          <w:u w:val="single"/>
        </w:rPr>
        <w:t xml:space="preserve"> both </w:t>
      </w:r>
      <w:r>
        <w:rPr>
          <w:rFonts w:ascii="Arial" w:hAnsi="Arial" w:cs="Arial"/>
          <w:color w:val="1A1A1A"/>
          <w:sz w:val="22"/>
          <w:szCs w:val="22"/>
          <w:u w:val="single"/>
        </w:rPr>
        <w:t>type</w:t>
      </w:r>
      <w:r w:rsidRPr="00322766">
        <w:rPr>
          <w:rFonts w:ascii="Arial" w:hAnsi="Arial" w:cs="Arial"/>
          <w:color w:val="1A1A1A"/>
          <w:sz w:val="22"/>
          <w:szCs w:val="22"/>
          <w:u w:val="single"/>
        </w:rPr>
        <w:t>s of behavioral flexibility on separate trials</w:t>
      </w:r>
      <w:r w:rsidRPr="00E812CD">
        <w:rPr>
          <w:rFonts w:ascii="Arial" w:hAnsi="Arial" w:cs="Arial"/>
          <w:color w:val="1A1A1A"/>
          <w:sz w:val="22"/>
          <w:szCs w:val="22"/>
        </w:rPr>
        <w:t>.</w:t>
      </w:r>
      <w:r>
        <w:rPr>
          <w:rFonts w:ascii="Arial" w:hAnsi="Arial" w:cs="Arial"/>
          <w:color w:val="1A1A1A"/>
          <w:sz w:val="22"/>
          <w:szCs w:val="22"/>
        </w:rPr>
        <w:t xml:space="preserve"> This proposal will </w:t>
      </w:r>
      <w:r w:rsidRPr="00E812CD">
        <w:rPr>
          <w:rFonts w:ascii="Arial" w:hAnsi="Arial" w:cs="Arial"/>
          <w:sz w:val="22"/>
          <w:szCs w:val="22"/>
        </w:rPr>
        <w:t xml:space="preserve">test </w:t>
      </w:r>
      <w:r>
        <w:rPr>
          <w:rFonts w:ascii="Arial" w:hAnsi="Arial" w:cs="Arial"/>
          <w:sz w:val="22"/>
          <w:szCs w:val="22"/>
        </w:rPr>
        <w:t>the</w:t>
      </w:r>
      <w:r w:rsidRPr="00E812CD">
        <w:rPr>
          <w:rFonts w:ascii="Arial" w:hAnsi="Arial" w:cs="Arial"/>
          <w:sz w:val="22"/>
          <w:szCs w:val="22"/>
        </w:rPr>
        <w:t xml:space="preserve"> </w:t>
      </w:r>
      <w:r w:rsidRPr="00322766">
        <w:rPr>
          <w:rFonts w:ascii="Arial" w:hAnsi="Arial" w:cs="Arial"/>
          <w:b/>
          <w:bCs/>
          <w:sz w:val="22"/>
          <w:szCs w:val="22"/>
          <w:u w:val="single"/>
        </w:rPr>
        <w:t>hypothesis</w:t>
      </w:r>
      <w:r w:rsidRPr="00322766">
        <w:rPr>
          <w:rFonts w:ascii="Arial" w:hAnsi="Arial" w:cs="Arial"/>
          <w:sz w:val="22"/>
          <w:szCs w:val="22"/>
          <w:u w:val="single"/>
        </w:rPr>
        <w:t xml:space="preserve"> that </w:t>
      </w:r>
      <w:r>
        <w:rPr>
          <w:rFonts w:ascii="Arial" w:hAnsi="Arial" w:cs="Arial"/>
          <w:sz w:val="22"/>
          <w:szCs w:val="22"/>
          <w:u w:val="single"/>
        </w:rPr>
        <w:t>Type 1 flexibility</w:t>
      </w:r>
      <w:r w:rsidRPr="00322766">
        <w:rPr>
          <w:rFonts w:ascii="Arial" w:hAnsi="Arial" w:cs="Arial"/>
          <w:sz w:val="22"/>
          <w:szCs w:val="22"/>
          <w:u w:val="single"/>
        </w:rPr>
        <w:t xml:space="preserve"> cor</w:t>
      </w:r>
      <w:r>
        <w:rPr>
          <w:rFonts w:ascii="Arial" w:hAnsi="Arial" w:cs="Arial"/>
          <w:sz w:val="22"/>
          <w:szCs w:val="22"/>
          <w:u w:val="single"/>
        </w:rPr>
        <w:t>r</w:t>
      </w:r>
      <w:r w:rsidRPr="00322766">
        <w:rPr>
          <w:rFonts w:ascii="Arial" w:hAnsi="Arial" w:cs="Arial"/>
          <w:sz w:val="22"/>
          <w:szCs w:val="22"/>
          <w:u w:val="single"/>
        </w:rPr>
        <w:t>elate</w:t>
      </w:r>
      <w:r>
        <w:rPr>
          <w:rFonts w:ascii="Arial" w:hAnsi="Arial" w:cs="Arial"/>
          <w:sz w:val="22"/>
          <w:szCs w:val="22"/>
          <w:u w:val="single"/>
        </w:rPr>
        <w:t>s</w:t>
      </w:r>
      <w:r w:rsidRPr="00322766">
        <w:rPr>
          <w:rFonts w:ascii="Arial" w:hAnsi="Arial" w:cs="Arial"/>
          <w:sz w:val="22"/>
          <w:szCs w:val="22"/>
          <w:u w:val="single"/>
        </w:rPr>
        <w:t xml:space="preserve"> with SD</w:t>
      </w:r>
      <w:r>
        <w:rPr>
          <w:rFonts w:ascii="Arial" w:hAnsi="Arial" w:cs="Arial"/>
          <w:sz w:val="22"/>
          <w:szCs w:val="22"/>
          <w:u w:val="single"/>
        </w:rPr>
        <w:t>,</w:t>
      </w:r>
      <w:r w:rsidRPr="00322766">
        <w:rPr>
          <w:rFonts w:ascii="Arial" w:hAnsi="Arial" w:cs="Arial"/>
          <w:sz w:val="22"/>
          <w:szCs w:val="22"/>
          <w:u w:val="single"/>
        </w:rPr>
        <w:t xml:space="preserve"> </w:t>
      </w:r>
      <w:r>
        <w:rPr>
          <w:rFonts w:ascii="Arial" w:hAnsi="Arial" w:cs="Arial"/>
          <w:sz w:val="22"/>
          <w:szCs w:val="22"/>
          <w:u w:val="single"/>
        </w:rPr>
        <w:t>and Type 2 flexibility</w:t>
      </w:r>
      <w:r w:rsidRPr="00322766">
        <w:rPr>
          <w:rFonts w:ascii="Arial" w:hAnsi="Arial" w:cs="Arial"/>
          <w:sz w:val="22"/>
          <w:szCs w:val="22"/>
          <w:u w:val="single"/>
        </w:rPr>
        <w:t xml:space="preserve"> cor</w:t>
      </w:r>
      <w:r>
        <w:rPr>
          <w:rFonts w:ascii="Arial" w:hAnsi="Arial" w:cs="Arial"/>
          <w:sz w:val="22"/>
          <w:szCs w:val="22"/>
          <w:u w:val="single"/>
        </w:rPr>
        <w:t>r</w:t>
      </w:r>
      <w:r w:rsidRPr="00322766">
        <w:rPr>
          <w:rFonts w:ascii="Arial" w:hAnsi="Arial" w:cs="Arial"/>
          <w:sz w:val="22"/>
          <w:szCs w:val="22"/>
          <w:u w:val="single"/>
        </w:rPr>
        <w:t>elate</w:t>
      </w:r>
      <w:r>
        <w:rPr>
          <w:rFonts w:ascii="Arial" w:hAnsi="Arial" w:cs="Arial"/>
          <w:sz w:val="22"/>
          <w:szCs w:val="22"/>
          <w:u w:val="single"/>
        </w:rPr>
        <w:t>s</w:t>
      </w:r>
      <w:r w:rsidRPr="00322766">
        <w:rPr>
          <w:rFonts w:ascii="Arial" w:hAnsi="Arial" w:cs="Arial"/>
          <w:sz w:val="22"/>
          <w:szCs w:val="22"/>
          <w:u w:val="single"/>
        </w:rPr>
        <w:t xml:space="preserve"> with CCGP</w:t>
      </w:r>
      <w:r>
        <w:rPr>
          <w:rFonts w:ascii="Arial" w:hAnsi="Arial" w:cs="Arial"/>
          <w:sz w:val="22"/>
          <w:szCs w:val="22"/>
          <w:u w:val="single"/>
        </w:rPr>
        <w:t>.</w:t>
      </w:r>
    </w:p>
    <w:p w14:paraId="7442E3D5" w14:textId="77777777" w:rsidR="008E2B3A" w:rsidRPr="008313CD" w:rsidRDefault="008E2B3A" w:rsidP="008E2B3A">
      <w:pPr>
        <w:jc w:val="both"/>
        <w:rPr>
          <w:rFonts w:ascii="Arial" w:hAnsi="Arial" w:cs="Arial"/>
          <w:sz w:val="16"/>
          <w:szCs w:val="16"/>
        </w:rPr>
      </w:pPr>
    </w:p>
    <w:p w14:paraId="452B588A" w14:textId="77777777" w:rsidR="008E2B3A" w:rsidRPr="000C174D" w:rsidRDefault="008E2B3A" w:rsidP="008E2B3A">
      <w:pPr>
        <w:jc w:val="both"/>
        <w:rPr>
          <w:rFonts w:ascii="Arial" w:hAnsi="Arial" w:cs="Arial"/>
          <w:sz w:val="22"/>
          <w:szCs w:val="22"/>
        </w:rPr>
      </w:pPr>
      <w:r>
        <w:rPr>
          <w:rFonts w:ascii="Arial" w:hAnsi="Arial" w:cs="Arial"/>
          <w:b/>
          <w:bCs/>
          <w:sz w:val="22"/>
          <w:szCs w:val="22"/>
          <w:u w:val="single"/>
        </w:rPr>
        <w:t>Aim 1</w:t>
      </w:r>
      <w:r>
        <w:rPr>
          <w:rFonts w:ascii="Arial" w:hAnsi="Arial" w:cs="Arial"/>
          <w:b/>
          <w:bCs/>
          <w:sz w:val="22"/>
          <w:szCs w:val="22"/>
        </w:rPr>
        <w:t>: To determine if and where shattering-dimensionality (SD) correlates with context-dependent behavioral flexibility.</w:t>
      </w:r>
      <w:r w:rsidRPr="008778B3">
        <w:rPr>
          <w:rFonts w:ascii="Arial" w:hAnsi="Arial" w:cs="Arial"/>
          <w:sz w:val="22"/>
          <w:szCs w:val="22"/>
        </w:rPr>
        <w:t xml:space="preserve"> </w:t>
      </w:r>
      <w:r>
        <w:rPr>
          <w:rFonts w:ascii="Arial" w:hAnsi="Arial" w:cs="Arial"/>
          <w:color w:val="1A1A1A"/>
          <w:sz w:val="22"/>
          <w:szCs w:val="22"/>
        </w:rPr>
        <w:t xml:space="preserve">Monkeys will perform a serial reversal-learning task in which they switch between two contexts, each defined by four experimental conditions. </w:t>
      </w:r>
      <w:r w:rsidRPr="00877CFB">
        <w:rPr>
          <w:rFonts w:ascii="Arial" w:hAnsi="Arial" w:cs="Arial"/>
          <w:color w:val="1A1A1A"/>
          <w:sz w:val="22"/>
          <w:szCs w:val="22"/>
        </w:rPr>
        <w:t xml:space="preserve">Each </w:t>
      </w:r>
      <w:r>
        <w:rPr>
          <w:rFonts w:ascii="Arial" w:hAnsi="Arial" w:cs="Arial"/>
          <w:color w:val="1A1A1A"/>
          <w:sz w:val="22"/>
          <w:szCs w:val="22"/>
        </w:rPr>
        <w:t xml:space="preserve">experimental </w:t>
      </w:r>
      <w:r w:rsidRPr="00877CFB">
        <w:rPr>
          <w:rFonts w:ascii="Arial" w:hAnsi="Arial" w:cs="Arial"/>
          <w:color w:val="1A1A1A"/>
          <w:sz w:val="22"/>
          <w:szCs w:val="22"/>
        </w:rPr>
        <w:t xml:space="preserve">condition </w:t>
      </w:r>
      <w:r>
        <w:rPr>
          <w:rFonts w:ascii="Arial" w:hAnsi="Arial" w:cs="Arial"/>
          <w:color w:val="1A1A1A"/>
          <w:sz w:val="22"/>
          <w:szCs w:val="22"/>
        </w:rPr>
        <w:t>corresponds to a unique,</w:t>
      </w:r>
      <w:r w:rsidRPr="00877CFB">
        <w:rPr>
          <w:rFonts w:ascii="Arial" w:hAnsi="Arial" w:cs="Arial"/>
          <w:color w:val="1A1A1A"/>
          <w:sz w:val="22"/>
          <w:szCs w:val="22"/>
        </w:rPr>
        <w:t xml:space="preserve"> </w:t>
      </w:r>
      <w:r>
        <w:rPr>
          <w:rFonts w:ascii="Arial" w:hAnsi="Arial" w:cs="Arial"/>
          <w:color w:val="1A1A1A"/>
          <w:sz w:val="22"/>
          <w:szCs w:val="22"/>
        </w:rPr>
        <w:t xml:space="preserve">context-dependent </w:t>
      </w:r>
      <w:r w:rsidRPr="00877CFB">
        <w:rPr>
          <w:rFonts w:ascii="Arial" w:hAnsi="Arial" w:cs="Arial"/>
          <w:color w:val="1A1A1A"/>
          <w:sz w:val="22"/>
          <w:szCs w:val="22"/>
        </w:rPr>
        <w:t>stimulus-response-outcome (SRO) mapping</w:t>
      </w:r>
      <w:r>
        <w:rPr>
          <w:rFonts w:ascii="Arial" w:hAnsi="Arial" w:cs="Arial"/>
          <w:color w:val="1A1A1A"/>
          <w:sz w:val="22"/>
          <w:szCs w:val="22"/>
        </w:rPr>
        <w:t xml:space="preserve"> for one of the four visual stimuli used. O</w:t>
      </w:r>
      <w:r w:rsidRPr="00877CFB">
        <w:rPr>
          <w:rFonts w:ascii="Arial" w:hAnsi="Arial" w:cs="Arial"/>
          <w:color w:val="1A1A1A"/>
          <w:sz w:val="22"/>
          <w:szCs w:val="22"/>
        </w:rPr>
        <w:t>n the first 8 trials of each block</w:t>
      </w:r>
      <w:r>
        <w:rPr>
          <w:rFonts w:ascii="Arial" w:hAnsi="Arial" w:cs="Arial"/>
          <w:color w:val="1A1A1A"/>
          <w:sz w:val="22"/>
          <w:szCs w:val="22"/>
        </w:rPr>
        <w:t>, contextual cues will</w:t>
      </w:r>
      <w:r w:rsidRPr="00877CFB">
        <w:rPr>
          <w:rFonts w:ascii="Arial" w:hAnsi="Arial" w:cs="Arial"/>
          <w:color w:val="1A1A1A"/>
          <w:sz w:val="22"/>
          <w:szCs w:val="22"/>
        </w:rPr>
        <w:t xml:space="preserve"> appear</w:t>
      </w:r>
      <w:r>
        <w:rPr>
          <w:rFonts w:ascii="Arial" w:hAnsi="Arial" w:cs="Arial"/>
          <w:color w:val="1A1A1A"/>
          <w:sz w:val="22"/>
          <w:szCs w:val="22"/>
        </w:rPr>
        <w:t xml:space="preserve"> after presentation of the visual stimulus and a brief delay period</w:t>
      </w:r>
      <w:r w:rsidRPr="00877CFB">
        <w:rPr>
          <w:rFonts w:ascii="Arial" w:hAnsi="Arial" w:cs="Arial"/>
          <w:color w:val="1A1A1A"/>
          <w:sz w:val="22"/>
          <w:szCs w:val="22"/>
        </w:rPr>
        <w:t>.</w:t>
      </w:r>
      <w:r>
        <w:rPr>
          <w:rFonts w:ascii="Arial" w:hAnsi="Arial" w:cs="Arial"/>
          <w:color w:val="1A1A1A"/>
          <w:sz w:val="22"/>
          <w:szCs w:val="22"/>
        </w:rPr>
        <w:t xml:space="preserve"> </w:t>
      </w:r>
      <w:r w:rsidRPr="00877CFB">
        <w:rPr>
          <w:rFonts w:ascii="Arial" w:hAnsi="Arial" w:cs="Arial"/>
          <w:color w:val="1A1A1A"/>
          <w:sz w:val="22"/>
          <w:szCs w:val="22"/>
        </w:rPr>
        <w:t xml:space="preserve">Animals will perform many trials in one context before being presented with a </w:t>
      </w:r>
      <w:r>
        <w:rPr>
          <w:rFonts w:ascii="Arial" w:hAnsi="Arial" w:cs="Arial"/>
          <w:color w:val="1A1A1A"/>
          <w:sz w:val="22"/>
          <w:szCs w:val="22"/>
        </w:rPr>
        <w:t xml:space="preserve">switch </w:t>
      </w:r>
      <w:r w:rsidRPr="00877CFB">
        <w:rPr>
          <w:rFonts w:ascii="Arial" w:hAnsi="Arial" w:cs="Arial"/>
          <w:color w:val="1A1A1A"/>
          <w:sz w:val="22"/>
          <w:szCs w:val="22"/>
        </w:rPr>
        <w:t>cue</w:t>
      </w:r>
      <w:r>
        <w:rPr>
          <w:rFonts w:ascii="Arial" w:hAnsi="Arial" w:cs="Arial"/>
          <w:color w:val="1A1A1A"/>
          <w:sz w:val="22"/>
          <w:szCs w:val="22"/>
        </w:rPr>
        <w:t>,</w:t>
      </w:r>
      <w:r w:rsidRPr="00877CFB">
        <w:rPr>
          <w:rFonts w:ascii="Arial" w:hAnsi="Arial" w:cs="Arial"/>
          <w:color w:val="1A1A1A"/>
          <w:sz w:val="22"/>
          <w:szCs w:val="22"/>
        </w:rPr>
        <w:t xml:space="preserve"> signaling 50% probability of a context switch on the next trial.</w:t>
      </w:r>
      <w:r>
        <w:rPr>
          <w:rFonts w:ascii="Arial" w:hAnsi="Arial" w:cs="Arial"/>
          <w:color w:val="1A1A1A"/>
          <w:sz w:val="22"/>
          <w:szCs w:val="22"/>
        </w:rPr>
        <w:t xml:space="preserve"> Neural</w:t>
      </w:r>
      <w:r w:rsidRPr="00877CFB">
        <w:rPr>
          <w:rFonts w:ascii="Arial" w:hAnsi="Arial" w:cs="Arial"/>
          <w:color w:val="1A1A1A"/>
          <w:sz w:val="22"/>
          <w:szCs w:val="22"/>
        </w:rPr>
        <w:t xml:space="preserve"> responses will be analyzed </w:t>
      </w:r>
      <w:r>
        <w:rPr>
          <w:rFonts w:ascii="Arial" w:hAnsi="Arial" w:cs="Arial"/>
          <w:color w:val="1A1A1A"/>
          <w:sz w:val="22"/>
          <w:szCs w:val="22"/>
        </w:rPr>
        <w:t>in the following trial during the</w:t>
      </w:r>
      <w:r w:rsidRPr="00877CFB">
        <w:rPr>
          <w:rFonts w:ascii="Arial" w:hAnsi="Arial" w:cs="Arial"/>
          <w:color w:val="1A1A1A"/>
          <w:sz w:val="22"/>
          <w:szCs w:val="22"/>
        </w:rPr>
        <w:t xml:space="preserve"> delay </w:t>
      </w:r>
      <w:r>
        <w:rPr>
          <w:rFonts w:ascii="Arial" w:hAnsi="Arial" w:cs="Arial"/>
          <w:color w:val="1A1A1A"/>
          <w:sz w:val="22"/>
          <w:szCs w:val="22"/>
        </w:rPr>
        <w:t>period that precedes the contextual cue</w:t>
      </w:r>
      <w:r w:rsidRPr="00877CFB">
        <w:rPr>
          <w:rFonts w:ascii="Arial" w:hAnsi="Arial" w:cs="Arial"/>
          <w:color w:val="1A1A1A"/>
          <w:sz w:val="22"/>
          <w:szCs w:val="22"/>
        </w:rPr>
        <w:t>.</w:t>
      </w:r>
      <w:r>
        <w:rPr>
          <w:rFonts w:ascii="Arial" w:hAnsi="Arial" w:cs="Arial"/>
          <w:color w:val="1A1A1A"/>
          <w:sz w:val="22"/>
          <w:szCs w:val="22"/>
        </w:rPr>
        <w:t xml:space="preserve"> Since context is uncertain during this period, animals will need to represent all 8 SRO mappings in order to select the correct response after being informed of the context, an example of Type 1 flexibility. As these trials rely on working memory and task switching for the 8 SRO mappings, </w:t>
      </w:r>
      <w:r w:rsidRPr="00877CFB">
        <w:rPr>
          <w:rFonts w:ascii="Arial" w:hAnsi="Arial" w:cs="Arial"/>
          <w:color w:val="1A1A1A"/>
          <w:sz w:val="22"/>
          <w:szCs w:val="22"/>
          <w:u w:val="single"/>
        </w:rPr>
        <w:t xml:space="preserve">I hypothesize that </w:t>
      </w:r>
      <w:r>
        <w:rPr>
          <w:rFonts w:ascii="Arial" w:hAnsi="Arial" w:cs="Arial"/>
          <w:color w:val="1A1A1A"/>
          <w:sz w:val="22"/>
          <w:szCs w:val="22"/>
          <w:u w:val="single"/>
        </w:rPr>
        <w:t>the correlation between SD and behavior will be strongest in DLPFC as compared to HPC</w:t>
      </w:r>
      <w:r w:rsidRPr="008B2B15">
        <w:rPr>
          <w:rFonts w:ascii="Arial" w:hAnsi="Arial" w:cs="Arial"/>
          <w:color w:val="1A1A1A"/>
          <w:sz w:val="22"/>
          <w:szCs w:val="22"/>
        </w:rPr>
        <w:t>.</w:t>
      </w:r>
    </w:p>
    <w:p w14:paraId="2AF09135" w14:textId="77777777" w:rsidR="008E2B3A" w:rsidRPr="008313CD" w:rsidRDefault="008E2B3A" w:rsidP="008E2B3A">
      <w:pPr>
        <w:jc w:val="both"/>
        <w:rPr>
          <w:rFonts w:ascii="Arial" w:hAnsi="Arial" w:cs="Arial"/>
          <w:sz w:val="16"/>
          <w:szCs w:val="16"/>
        </w:rPr>
      </w:pPr>
    </w:p>
    <w:p w14:paraId="7E3300B1" w14:textId="062DFF3C" w:rsidR="008E2B3A" w:rsidRPr="008E2B3A" w:rsidRDefault="008E2B3A" w:rsidP="008E2B3A">
      <w:pPr>
        <w:jc w:val="both"/>
        <w:rPr>
          <w:rFonts w:ascii="Arial" w:hAnsi="Arial" w:cs="Arial"/>
          <w:color w:val="1A1A1A"/>
          <w:sz w:val="22"/>
          <w:szCs w:val="22"/>
        </w:rPr>
      </w:pPr>
      <w:r>
        <w:rPr>
          <w:rFonts w:ascii="Arial" w:hAnsi="Arial" w:cs="Arial"/>
          <w:b/>
          <w:bCs/>
          <w:sz w:val="22"/>
          <w:szCs w:val="22"/>
          <w:u w:val="single"/>
        </w:rPr>
        <w:t>Aim 2</w:t>
      </w:r>
      <w:r>
        <w:rPr>
          <w:rFonts w:ascii="Arial" w:hAnsi="Arial" w:cs="Arial"/>
          <w:b/>
          <w:bCs/>
          <w:sz w:val="22"/>
          <w:szCs w:val="22"/>
        </w:rPr>
        <w:t>: To determine if and where cross-condition generalization performance (CCGP) correlates with successful generalization in novel conditions.</w:t>
      </w:r>
      <w:r w:rsidRPr="007100E0">
        <w:rPr>
          <w:rFonts w:ascii="Arial" w:eastAsia="Times New Roman" w:hAnsi="Arial" w:cs="Arial"/>
          <w:color w:val="1A1A1A"/>
          <w:sz w:val="22"/>
          <w:szCs w:val="22"/>
        </w:rPr>
        <w:t xml:space="preserve"> </w:t>
      </w:r>
      <w:r w:rsidRPr="00796C3C">
        <w:rPr>
          <w:rFonts w:ascii="Arial" w:eastAsia="Times New Roman" w:hAnsi="Arial" w:cs="Arial"/>
          <w:color w:val="1A1A1A"/>
          <w:sz w:val="22"/>
          <w:szCs w:val="22"/>
        </w:rPr>
        <w:t xml:space="preserve">After performing </w:t>
      </w:r>
      <w:r>
        <w:rPr>
          <w:rFonts w:ascii="Arial" w:eastAsia="Times New Roman" w:hAnsi="Arial" w:cs="Arial"/>
          <w:color w:val="1A1A1A"/>
          <w:sz w:val="22"/>
          <w:szCs w:val="22"/>
        </w:rPr>
        <w:t>several</w:t>
      </w:r>
      <w:r w:rsidRPr="00796C3C">
        <w:rPr>
          <w:rFonts w:ascii="Arial" w:eastAsia="Times New Roman" w:hAnsi="Arial" w:cs="Arial"/>
          <w:color w:val="1A1A1A"/>
          <w:sz w:val="22"/>
          <w:szCs w:val="22"/>
        </w:rPr>
        <w:t xml:space="preserve"> blocks of the </w:t>
      </w:r>
      <w:r>
        <w:rPr>
          <w:rFonts w:ascii="Arial" w:eastAsia="Times New Roman" w:hAnsi="Arial" w:cs="Arial"/>
          <w:color w:val="1A1A1A"/>
          <w:sz w:val="22"/>
          <w:szCs w:val="22"/>
        </w:rPr>
        <w:t xml:space="preserve">task in </w:t>
      </w:r>
      <w:r w:rsidRPr="00796C3C">
        <w:rPr>
          <w:rFonts w:ascii="Arial" w:eastAsia="Times New Roman" w:hAnsi="Arial" w:cs="Arial"/>
          <w:color w:val="1A1A1A"/>
          <w:sz w:val="22"/>
          <w:szCs w:val="22"/>
        </w:rPr>
        <w:t xml:space="preserve">Aim 1, </w:t>
      </w:r>
      <w:r>
        <w:rPr>
          <w:rFonts w:ascii="Arial" w:eastAsia="Times New Roman" w:hAnsi="Arial" w:cs="Arial"/>
          <w:color w:val="1A1A1A"/>
          <w:sz w:val="22"/>
          <w:szCs w:val="22"/>
        </w:rPr>
        <w:t xml:space="preserve">two </w:t>
      </w:r>
      <w:r w:rsidRPr="00796C3C">
        <w:rPr>
          <w:rFonts w:ascii="Arial" w:eastAsia="Times New Roman" w:hAnsi="Arial" w:cs="Arial"/>
          <w:color w:val="1A1A1A"/>
          <w:sz w:val="22"/>
          <w:szCs w:val="22"/>
        </w:rPr>
        <w:t xml:space="preserve">new contextual cues will </w:t>
      </w:r>
      <w:r>
        <w:rPr>
          <w:rFonts w:ascii="Arial" w:eastAsia="Times New Roman" w:hAnsi="Arial" w:cs="Arial"/>
          <w:color w:val="1A1A1A"/>
          <w:sz w:val="22"/>
          <w:szCs w:val="22"/>
        </w:rPr>
        <w:t>be introduced</w:t>
      </w:r>
      <w:r w:rsidRPr="00796C3C">
        <w:rPr>
          <w:rFonts w:ascii="Arial" w:eastAsia="Times New Roman" w:hAnsi="Arial" w:cs="Arial"/>
          <w:color w:val="1A1A1A"/>
          <w:sz w:val="22"/>
          <w:szCs w:val="22"/>
        </w:rPr>
        <w:t xml:space="preserve"> for the </w:t>
      </w:r>
      <w:r>
        <w:rPr>
          <w:rFonts w:ascii="Arial" w:eastAsia="Times New Roman" w:hAnsi="Arial" w:cs="Arial"/>
          <w:color w:val="1A1A1A"/>
          <w:sz w:val="22"/>
          <w:szCs w:val="22"/>
        </w:rPr>
        <w:t>two behavioral contexts (again, on the first 8 trials of each block)</w:t>
      </w:r>
      <w:r w:rsidRPr="00796C3C">
        <w:rPr>
          <w:rFonts w:ascii="Arial" w:eastAsia="Times New Roman" w:hAnsi="Arial" w:cs="Arial"/>
          <w:color w:val="1A1A1A"/>
          <w:sz w:val="22"/>
          <w:szCs w:val="22"/>
        </w:rPr>
        <w:t xml:space="preserve">. </w:t>
      </w:r>
      <w:r>
        <w:rPr>
          <w:rFonts w:ascii="Arial" w:eastAsia="Times New Roman" w:hAnsi="Arial" w:cs="Arial"/>
          <w:color w:val="1A1A1A"/>
          <w:sz w:val="22"/>
          <w:szCs w:val="22"/>
        </w:rPr>
        <w:t>However, now animals will</w:t>
      </w:r>
      <w:r w:rsidRPr="00796C3C">
        <w:rPr>
          <w:rFonts w:ascii="Arial" w:eastAsia="Times New Roman" w:hAnsi="Arial" w:cs="Arial"/>
          <w:color w:val="1A1A1A"/>
          <w:sz w:val="22"/>
          <w:szCs w:val="22"/>
        </w:rPr>
        <w:t xml:space="preserve"> only </w:t>
      </w:r>
      <w:r>
        <w:rPr>
          <w:rFonts w:ascii="Arial" w:eastAsia="Times New Roman" w:hAnsi="Arial" w:cs="Arial"/>
          <w:color w:val="1A1A1A"/>
          <w:sz w:val="22"/>
          <w:szCs w:val="22"/>
        </w:rPr>
        <w:t>be exposed to conditions using three of the four</w:t>
      </w:r>
      <w:r w:rsidRPr="00796C3C">
        <w:rPr>
          <w:rFonts w:ascii="Arial" w:eastAsia="Times New Roman" w:hAnsi="Arial" w:cs="Arial"/>
          <w:color w:val="1A1A1A"/>
          <w:sz w:val="22"/>
          <w:szCs w:val="22"/>
        </w:rPr>
        <w:t xml:space="preserve"> </w:t>
      </w:r>
      <w:r>
        <w:rPr>
          <w:rFonts w:ascii="Arial" w:eastAsia="Times New Roman" w:hAnsi="Arial" w:cs="Arial"/>
          <w:color w:val="1A1A1A"/>
          <w:sz w:val="22"/>
          <w:szCs w:val="22"/>
        </w:rPr>
        <w:t>visual stimuli</w:t>
      </w:r>
      <w:r w:rsidRPr="00796C3C">
        <w:rPr>
          <w:rFonts w:ascii="Arial" w:eastAsia="Times New Roman" w:hAnsi="Arial" w:cs="Arial"/>
          <w:color w:val="1A1A1A"/>
          <w:sz w:val="22"/>
          <w:szCs w:val="22"/>
        </w:rPr>
        <w:t xml:space="preserve">. After experiencing many trials </w:t>
      </w:r>
      <w:r>
        <w:rPr>
          <w:rFonts w:ascii="Arial" w:eastAsia="Times New Roman" w:hAnsi="Arial" w:cs="Arial"/>
          <w:color w:val="1A1A1A"/>
          <w:sz w:val="22"/>
          <w:szCs w:val="22"/>
        </w:rPr>
        <w:t>in</w:t>
      </w:r>
      <w:r w:rsidRPr="00796C3C">
        <w:rPr>
          <w:rFonts w:ascii="Arial" w:eastAsia="Times New Roman" w:hAnsi="Arial" w:cs="Arial"/>
          <w:color w:val="1A1A1A"/>
          <w:sz w:val="22"/>
          <w:szCs w:val="22"/>
        </w:rPr>
        <w:t xml:space="preserve"> both contexts, the </w:t>
      </w:r>
      <w:r>
        <w:rPr>
          <w:rFonts w:ascii="Arial" w:eastAsia="Times New Roman" w:hAnsi="Arial" w:cs="Arial"/>
          <w:color w:val="1A1A1A"/>
          <w:sz w:val="22"/>
          <w:szCs w:val="22"/>
        </w:rPr>
        <w:t>fourth</w:t>
      </w:r>
      <w:r w:rsidRPr="00877CFB">
        <w:rPr>
          <w:rFonts w:ascii="Arial" w:hAnsi="Arial" w:cs="Arial"/>
          <w:color w:val="1A1A1A"/>
          <w:sz w:val="22"/>
          <w:szCs w:val="22"/>
        </w:rPr>
        <w:t xml:space="preserve"> stimulus</w:t>
      </w:r>
      <w:r w:rsidRPr="00796C3C">
        <w:rPr>
          <w:rFonts w:ascii="Arial" w:eastAsia="Times New Roman" w:hAnsi="Arial" w:cs="Arial"/>
          <w:color w:val="1A1A1A"/>
          <w:sz w:val="22"/>
          <w:szCs w:val="22"/>
        </w:rPr>
        <w:t xml:space="preserve"> will appear </w:t>
      </w:r>
      <w:r>
        <w:rPr>
          <w:rFonts w:ascii="Arial" w:eastAsia="Times New Roman" w:hAnsi="Arial" w:cs="Arial"/>
          <w:color w:val="1A1A1A"/>
          <w:sz w:val="22"/>
          <w:szCs w:val="22"/>
        </w:rPr>
        <w:t xml:space="preserve">for the first time </w:t>
      </w:r>
      <w:r w:rsidRPr="00796C3C">
        <w:rPr>
          <w:rFonts w:ascii="Arial" w:eastAsia="Times New Roman" w:hAnsi="Arial" w:cs="Arial"/>
          <w:color w:val="1A1A1A"/>
          <w:sz w:val="22"/>
          <w:szCs w:val="22"/>
        </w:rPr>
        <w:t>on</w:t>
      </w:r>
      <w:r>
        <w:rPr>
          <w:rFonts w:ascii="Arial" w:eastAsia="Times New Roman" w:hAnsi="Arial" w:cs="Arial"/>
          <w:color w:val="1A1A1A"/>
          <w:sz w:val="22"/>
          <w:szCs w:val="22"/>
        </w:rPr>
        <w:t xml:space="preserve"> a </w:t>
      </w:r>
      <w:r w:rsidRPr="00796C3C">
        <w:rPr>
          <w:rFonts w:ascii="Arial" w:eastAsia="Times New Roman" w:hAnsi="Arial" w:cs="Arial"/>
          <w:color w:val="1A1A1A"/>
          <w:sz w:val="22"/>
          <w:szCs w:val="22"/>
        </w:rPr>
        <w:t xml:space="preserve">trial </w:t>
      </w:r>
      <w:r>
        <w:rPr>
          <w:rFonts w:ascii="Arial" w:eastAsia="Times New Roman" w:hAnsi="Arial" w:cs="Arial"/>
          <w:color w:val="1A1A1A"/>
          <w:sz w:val="22"/>
          <w:szCs w:val="22"/>
        </w:rPr>
        <w:t>following</w:t>
      </w:r>
      <w:r w:rsidRPr="00796C3C">
        <w:rPr>
          <w:rFonts w:ascii="Arial" w:eastAsia="Times New Roman" w:hAnsi="Arial" w:cs="Arial"/>
          <w:color w:val="1A1A1A"/>
          <w:sz w:val="22"/>
          <w:szCs w:val="22"/>
        </w:rPr>
        <w:t xml:space="preserve"> a switch cue. Because animals have never experienced the new contextual cue</w:t>
      </w:r>
      <w:r>
        <w:rPr>
          <w:rFonts w:ascii="Arial" w:eastAsia="Times New Roman" w:hAnsi="Arial" w:cs="Arial"/>
          <w:color w:val="1A1A1A"/>
          <w:sz w:val="22"/>
          <w:szCs w:val="22"/>
        </w:rPr>
        <w:t>s</w:t>
      </w:r>
      <w:r w:rsidRPr="00796C3C">
        <w:rPr>
          <w:rFonts w:ascii="Arial" w:eastAsia="Times New Roman" w:hAnsi="Arial" w:cs="Arial"/>
          <w:color w:val="1A1A1A"/>
          <w:sz w:val="22"/>
          <w:szCs w:val="22"/>
        </w:rPr>
        <w:t xml:space="preserve"> with this stimulus, </w:t>
      </w:r>
      <w:r>
        <w:rPr>
          <w:rFonts w:ascii="Arial" w:eastAsia="Times New Roman" w:hAnsi="Arial" w:cs="Arial"/>
          <w:color w:val="1A1A1A"/>
          <w:sz w:val="22"/>
          <w:szCs w:val="22"/>
        </w:rPr>
        <w:t>such</w:t>
      </w:r>
      <w:r w:rsidRPr="00796C3C">
        <w:rPr>
          <w:rFonts w:ascii="Arial" w:eastAsia="Times New Roman" w:hAnsi="Arial" w:cs="Arial"/>
          <w:color w:val="1A1A1A"/>
          <w:sz w:val="22"/>
          <w:szCs w:val="22"/>
        </w:rPr>
        <w:t xml:space="preserve"> trials </w:t>
      </w:r>
      <w:r>
        <w:rPr>
          <w:rFonts w:ascii="Arial" w:eastAsia="Times New Roman" w:hAnsi="Arial" w:cs="Arial"/>
          <w:color w:val="1A1A1A"/>
          <w:sz w:val="22"/>
          <w:szCs w:val="22"/>
        </w:rPr>
        <w:t>function as</w:t>
      </w:r>
      <w:r w:rsidRPr="00796C3C">
        <w:rPr>
          <w:rFonts w:ascii="Arial" w:eastAsia="Times New Roman" w:hAnsi="Arial" w:cs="Arial"/>
          <w:color w:val="1A1A1A"/>
          <w:sz w:val="22"/>
          <w:szCs w:val="22"/>
        </w:rPr>
        <w:t xml:space="preserve"> novel </w:t>
      </w:r>
      <w:r>
        <w:rPr>
          <w:rFonts w:ascii="Arial" w:eastAsia="Times New Roman" w:hAnsi="Arial" w:cs="Arial"/>
          <w:color w:val="1A1A1A"/>
          <w:sz w:val="22"/>
          <w:szCs w:val="22"/>
        </w:rPr>
        <w:t>conditions</w:t>
      </w:r>
      <w:r w:rsidRPr="00796C3C">
        <w:rPr>
          <w:rFonts w:ascii="Arial" w:eastAsia="Times New Roman" w:hAnsi="Arial" w:cs="Arial"/>
          <w:color w:val="1A1A1A"/>
          <w:sz w:val="22"/>
          <w:szCs w:val="22"/>
        </w:rPr>
        <w:t xml:space="preserve">. </w:t>
      </w:r>
      <w:r>
        <w:rPr>
          <w:rFonts w:ascii="Arial" w:hAnsi="Arial" w:cs="Arial"/>
          <w:sz w:val="22"/>
          <w:szCs w:val="22"/>
        </w:rPr>
        <w:t>Monkeys can</w:t>
      </w:r>
      <w:r w:rsidRPr="00F92194">
        <w:rPr>
          <w:rFonts w:ascii="Arial" w:eastAsia="Times New Roman" w:hAnsi="Arial" w:cs="Arial"/>
          <w:sz w:val="22"/>
          <w:szCs w:val="22"/>
        </w:rPr>
        <w:t xml:space="preserve"> exhibit generalization </w:t>
      </w:r>
      <w:r>
        <w:rPr>
          <w:rFonts w:ascii="Arial" w:hAnsi="Arial" w:cs="Arial"/>
          <w:sz w:val="22"/>
          <w:szCs w:val="22"/>
        </w:rPr>
        <w:t xml:space="preserve">on this trial by remembering from prior experience that the fourth stimulus is linked to the other three within a context and acting appropriately, an example of Type 2 flexibility. </w:t>
      </w:r>
      <w:r>
        <w:rPr>
          <w:rFonts w:ascii="Arial" w:hAnsi="Arial" w:cs="Arial"/>
          <w:color w:val="1A1A1A"/>
          <w:sz w:val="22"/>
          <w:szCs w:val="22"/>
        </w:rPr>
        <w:t>As in Aim 1, n</w:t>
      </w:r>
      <w:r w:rsidRPr="00877CFB">
        <w:rPr>
          <w:rFonts w:ascii="Arial" w:hAnsi="Arial" w:cs="Arial"/>
          <w:color w:val="1A1A1A"/>
          <w:sz w:val="22"/>
          <w:szCs w:val="22"/>
        </w:rPr>
        <w:t xml:space="preserve">eural responses will be analyzed during the </w:t>
      </w:r>
      <w:r>
        <w:rPr>
          <w:rFonts w:ascii="Arial" w:hAnsi="Arial" w:cs="Arial"/>
          <w:color w:val="1A1A1A"/>
          <w:sz w:val="22"/>
          <w:szCs w:val="22"/>
        </w:rPr>
        <w:t>delay period</w:t>
      </w:r>
      <w:r w:rsidRPr="00877CFB">
        <w:rPr>
          <w:rFonts w:ascii="Arial" w:hAnsi="Arial" w:cs="Arial"/>
          <w:color w:val="1A1A1A"/>
          <w:sz w:val="22"/>
          <w:szCs w:val="22"/>
        </w:rPr>
        <w:t xml:space="preserve"> following stimulus presentation</w:t>
      </w:r>
      <w:r>
        <w:rPr>
          <w:rFonts w:ascii="Arial" w:hAnsi="Arial" w:cs="Arial"/>
          <w:color w:val="1A1A1A"/>
          <w:sz w:val="22"/>
          <w:szCs w:val="22"/>
        </w:rPr>
        <w:t xml:space="preserve">. Because of the HPCs role in pattern completion and contextual associations and the DLPFCs role in working memory and rule-related processing, </w:t>
      </w:r>
      <w:r w:rsidRPr="00877CFB">
        <w:rPr>
          <w:rFonts w:ascii="Arial" w:hAnsi="Arial" w:cs="Arial"/>
          <w:color w:val="1A1A1A"/>
          <w:sz w:val="22"/>
          <w:szCs w:val="22"/>
          <w:u w:val="single"/>
        </w:rPr>
        <w:t>I hypothesize that</w:t>
      </w:r>
      <w:r>
        <w:rPr>
          <w:rFonts w:ascii="Arial" w:hAnsi="Arial" w:cs="Arial"/>
          <w:color w:val="1A1A1A"/>
          <w:sz w:val="22"/>
          <w:szCs w:val="22"/>
          <w:u w:val="single"/>
        </w:rPr>
        <w:t xml:space="preserve"> performance on these trials will correlate with</w:t>
      </w:r>
      <w:r w:rsidRPr="00877CFB">
        <w:rPr>
          <w:rFonts w:ascii="Arial" w:hAnsi="Arial" w:cs="Arial"/>
          <w:color w:val="1A1A1A"/>
          <w:sz w:val="22"/>
          <w:szCs w:val="22"/>
          <w:u w:val="single"/>
        </w:rPr>
        <w:t xml:space="preserve"> CCGP </w:t>
      </w:r>
      <w:r>
        <w:rPr>
          <w:rFonts w:ascii="Arial" w:hAnsi="Arial" w:cs="Arial"/>
          <w:color w:val="1A1A1A"/>
          <w:sz w:val="22"/>
          <w:szCs w:val="22"/>
          <w:u w:val="single"/>
        </w:rPr>
        <w:t>in both HPC and DLPFC</w:t>
      </w:r>
      <w:r>
        <w:rPr>
          <w:rFonts w:ascii="Arial" w:hAnsi="Arial" w:cs="Arial"/>
          <w:color w:val="1A1A1A"/>
          <w:sz w:val="22"/>
          <w:szCs w:val="22"/>
        </w:rPr>
        <w:t>.</w:t>
      </w:r>
      <w:r>
        <w:rPr>
          <w:rFonts w:ascii="Arial" w:hAnsi="Arial" w:cs="Arial"/>
          <w:b/>
          <w:bCs/>
          <w:sz w:val="22"/>
          <w:szCs w:val="22"/>
        </w:rPr>
        <w:br w:type="page"/>
      </w:r>
    </w:p>
    <w:p w14:paraId="0B1DB762" w14:textId="4B7800A0" w:rsidR="00025B15" w:rsidRPr="00325874" w:rsidRDefault="00025B15" w:rsidP="00F600F6">
      <w:pPr>
        <w:rPr>
          <w:rFonts w:ascii="Arial" w:hAnsi="Arial" w:cs="Arial"/>
          <w:b/>
          <w:bCs/>
          <w:sz w:val="22"/>
          <w:szCs w:val="22"/>
        </w:rPr>
      </w:pPr>
      <w:r w:rsidRPr="006C32B1">
        <w:rPr>
          <w:rFonts w:ascii="Arial" w:hAnsi="Arial" w:cs="Arial"/>
          <w:b/>
          <w:bCs/>
          <w:sz w:val="22"/>
          <w:szCs w:val="22"/>
        </w:rPr>
        <w:lastRenderedPageBreak/>
        <w:t>RESEARCH STRATEGY</w:t>
      </w:r>
    </w:p>
    <w:p w14:paraId="54D030AF" w14:textId="642F1B02" w:rsidR="00F600F6" w:rsidRDefault="00F600F6" w:rsidP="00025B15">
      <w:pPr>
        <w:jc w:val="both"/>
        <w:rPr>
          <w:rFonts w:ascii="Arial" w:hAnsi="Arial" w:cs="Arial"/>
          <w:b/>
          <w:bCs/>
          <w:sz w:val="22"/>
          <w:szCs w:val="22"/>
        </w:rPr>
      </w:pPr>
    </w:p>
    <w:p w14:paraId="76C4A985" w14:textId="22B00DD9" w:rsidR="00F740D3" w:rsidRPr="00996B37" w:rsidRDefault="00025B15" w:rsidP="00F740D3">
      <w:pPr>
        <w:pStyle w:val="ListParagraph"/>
        <w:numPr>
          <w:ilvl w:val="0"/>
          <w:numId w:val="1"/>
        </w:numPr>
        <w:jc w:val="both"/>
        <w:rPr>
          <w:rFonts w:ascii="Arial" w:hAnsi="Arial" w:cs="Arial"/>
          <w:sz w:val="22"/>
          <w:szCs w:val="22"/>
        </w:rPr>
      </w:pPr>
      <w:r w:rsidRPr="00E04450">
        <w:rPr>
          <w:rFonts w:ascii="Arial" w:hAnsi="Arial" w:cs="Arial"/>
          <w:b/>
          <w:bCs/>
          <w:sz w:val="22"/>
          <w:szCs w:val="22"/>
        </w:rPr>
        <w:t>SIGNIFICANCE:</w:t>
      </w:r>
    </w:p>
    <w:p w14:paraId="6F298A38" w14:textId="2218FCF9" w:rsidR="006463E0" w:rsidRPr="00DF6FDA" w:rsidRDefault="00F740D3" w:rsidP="00DF6FDA">
      <w:pPr>
        <w:jc w:val="both"/>
        <w:rPr>
          <w:rFonts w:ascii="Arial" w:hAnsi="Arial" w:cs="Arial"/>
          <w:i/>
          <w:iCs/>
          <w:sz w:val="22"/>
          <w:szCs w:val="22"/>
          <w:u w:val="single"/>
        </w:rPr>
      </w:pPr>
      <w:r w:rsidRPr="00D97C7A">
        <w:rPr>
          <w:rFonts w:ascii="Arial" w:hAnsi="Arial" w:cs="Arial"/>
          <w:i/>
          <w:iCs/>
          <w:sz w:val="22"/>
          <w:szCs w:val="22"/>
          <w:u w:val="single"/>
        </w:rPr>
        <w:t>Overview:</w:t>
      </w:r>
      <w:r w:rsidR="00DF6FDA">
        <w:rPr>
          <w:rFonts w:ascii="Arial" w:hAnsi="Arial" w:cs="Arial"/>
          <w:sz w:val="22"/>
          <w:szCs w:val="22"/>
        </w:rPr>
        <w:t xml:space="preserve"> </w:t>
      </w:r>
      <w:r w:rsidR="009137A8">
        <w:rPr>
          <w:rFonts w:ascii="Arial" w:hAnsi="Arial" w:cs="Arial"/>
          <w:sz w:val="22"/>
          <w:szCs w:val="22"/>
        </w:rPr>
        <w:t>We live in a</w:t>
      </w:r>
      <w:r w:rsidR="00EA0228">
        <w:rPr>
          <w:rFonts w:ascii="Arial" w:hAnsi="Arial" w:cs="Arial"/>
          <w:sz w:val="22"/>
          <w:szCs w:val="22"/>
        </w:rPr>
        <w:t xml:space="preserve"> world</w:t>
      </w:r>
      <w:r w:rsidR="009137A8">
        <w:rPr>
          <w:rFonts w:ascii="Arial" w:hAnsi="Arial" w:cs="Arial"/>
          <w:sz w:val="22"/>
          <w:szCs w:val="22"/>
        </w:rPr>
        <w:t xml:space="preserve"> that</w:t>
      </w:r>
      <w:r w:rsidR="00EA0228">
        <w:rPr>
          <w:rFonts w:ascii="Arial" w:hAnsi="Arial" w:cs="Arial"/>
          <w:sz w:val="22"/>
          <w:szCs w:val="22"/>
        </w:rPr>
        <w:t xml:space="preserve"> is constantly changing. In order to pursue goals and survive in such a complex environment, one cannot rely on learned stimulus-response associations alone. Rather, we require </w:t>
      </w:r>
      <w:r w:rsidR="00EA0228" w:rsidRPr="00EA0228">
        <w:rPr>
          <w:rFonts w:ascii="Arial" w:hAnsi="Arial" w:cs="Arial"/>
          <w:sz w:val="22"/>
          <w:szCs w:val="22"/>
          <w:u w:val="single"/>
        </w:rPr>
        <w:t>behavioral flexibility</w:t>
      </w:r>
      <w:r w:rsidR="00EA0228">
        <w:rPr>
          <w:rFonts w:ascii="Arial" w:hAnsi="Arial" w:cs="Arial"/>
          <w:sz w:val="22"/>
          <w:szCs w:val="22"/>
        </w:rPr>
        <w:t xml:space="preserve"> – </w:t>
      </w:r>
      <w:r w:rsidR="00EA0228" w:rsidRPr="002A7F46">
        <w:rPr>
          <w:rFonts w:ascii="Arial" w:hAnsi="Arial" w:cs="Arial"/>
          <w:sz w:val="22"/>
          <w:szCs w:val="22"/>
        </w:rPr>
        <w:t xml:space="preserve">the ability to </w:t>
      </w:r>
      <w:r w:rsidR="00EA0228">
        <w:rPr>
          <w:rFonts w:ascii="Arial" w:hAnsi="Arial" w:cs="Arial"/>
          <w:sz w:val="22"/>
          <w:szCs w:val="22"/>
        </w:rPr>
        <w:t xml:space="preserve">rapidly </w:t>
      </w:r>
      <w:r w:rsidR="00EA0228" w:rsidRPr="002A7F46">
        <w:rPr>
          <w:rFonts w:ascii="Arial" w:hAnsi="Arial" w:cs="Arial"/>
          <w:sz w:val="22"/>
          <w:szCs w:val="22"/>
        </w:rPr>
        <w:t xml:space="preserve">adjust </w:t>
      </w:r>
      <w:r w:rsidR="00EA0228">
        <w:rPr>
          <w:rFonts w:ascii="Arial" w:hAnsi="Arial" w:cs="Arial"/>
          <w:sz w:val="22"/>
          <w:szCs w:val="22"/>
        </w:rPr>
        <w:t>actions and expectations</w:t>
      </w:r>
      <w:r w:rsidR="00EA0228" w:rsidRPr="002A7F46">
        <w:rPr>
          <w:rFonts w:ascii="Arial" w:hAnsi="Arial" w:cs="Arial"/>
          <w:sz w:val="22"/>
          <w:szCs w:val="22"/>
        </w:rPr>
        <w:t xml:space="preserve"> in response to changes in</w:t>
      </w:r>
      <w:r w:rsidR="00EA0228">
        <w:rPr>
          <w:rFonts w:ascii="Arial" w:hAnsi="Arial" w:cs="Arial"/>
          <w:sz w:val="22"/>
          <w:szCs w:val="22"/>
        </w:rPr>
        <w:t xml:space="preserve"> internal and</w:t>
      </w:r>
      <w:r w:rsidR="00EA0228" w:rsidRPr="002A7F46">
        <w:rPr>
          <w:rFonts w:ascii="Arial" w:hAnsi="Arial" w:cs="Arial"/>
          <w:sz w:val="22"/>
          <w:szCs w:val="22"/>
        </w:rPr>
        <w:t xml:space="preserve"> environmental </w:t>
      </w:r>
      <w:r w:rsidR="00EA0228">
        <w:rPr>
          <w:rFonts w:ascii="Arial" w:hAnsi="Arial" w:cs="Arial"/>
          <w:sz w:val="22"/>
          <w:szCs w:val="22"/>
        </w:rPr>
        <w:t>variables</w:t>
      </w:r>
      <w:r w:rsidR="00EA0228" w:rsidRPr="00E812CD">
        <w:rPr>
          <w:rFonts w:ascii="Arial" w:hAnsi="Arial" w:cs="Arial"/>
          <w:sz w:val="22"/>
          <w:szCs w:val="22"/>
        </w:rPr>
        <w:t>.</w:t>
      </w:r>
      <w:r w:rsidR="00EA0228">
        <w:rPr>
          <w:rFonts w:ascii="Arial" w:hAnsi="Arial" w:cs="Arial"/>
          <w:sz w:val="22"/>
          <w:szCs w:val="22"/>
        </w:rPr>
        <w:t xml:space="preserve"> </w:t>
      </w:r>
      <w:r w:rsidR="000C6D63">
        <w:rPr>
          <w:rFonts w:ascii="Arial" w:hAnsi="Arial" w:cs="Arial"/>
          <w:sz w:val="22"/>
          <w:szCs w:val="22"/>
        </w:rPr>
        <w:t>Our ability to engage in f</w:t>
      </w:r>
      <w:r w:rsidR="000C6D63" w:rsidRPr="0032744E">
        <w:rPr>
          <w:rFonts w:ascii="Arial" w:hAnsi="Arial" w:cs="Arial"/>
          <w:sz w:val="22"/>
          <w:szCs w:val="22"/>
        </w:rPr>
        <w:t xml:space="preserve">lexible behavior </w:t>
      </w:r>
      <w:r w:rsidR="000C6D63">
        <w:rPr>
          <w:rFonts w:ascii="Arial" w:hAnsi="Arial" w:cs="Arial"/>
          <w:sz w:val="22"/>
          <w:szCs w:val="22"/>
        </w:rPr>
        <w:t>breaks down under conditions of stress and in the setting of many</w:t>
      </w:r>
      <w:r w:rsidR="000C6D63" w:rsidRPr="0032744E">
        <w:rPr>
          <w:rFonts w:ascii="Arial" w:hAnsi="Arial" w:cs="Arial"/>
          <w:sz w:val="22"/>
          <w:szCs w:val="22"/>
        </w:rPr>
        <w:t xml:space="preserve"> </w:t>
      </w:r>
      <w:r w:rsidR="000C6D63">
        <w:rPr>
          <w:rFonts w:ascii="Arial" w:hAnsi="Arial" w:cs="Arial"/>
          <w:sz w:val="22"/>
          <w:szCs w:val="22"/>
        </w:rPr>
        <w:t>neuro</w:t>
      </w:r>
      <w:r w:rsidR="000C6D63" w:rsidRPr="0032744E">
        <w:rPr>
          <w:rFonts w:ascii="Arial" w:hAnsi="Arial" w:cs="Arial"/>
          <w:sz w:val="22"/>
          <w:szCs w:val="22"/>
        </w:rPr>
        <w:t xml:space="preserve">psychiatric </w:t>
      </w:r>
      <w:r w:rsidR="000C6D63">
        <w:rPr>
          <w:rFonts w:ascii="Arial" w:hAnsi="Arial" w:cs="Arial"/>
          <w:sz w:val="22"/>
          <w:szCs w:val="22"/>
        </w:rPr>
        <w:t xml:space="preserve">conditions, </w:t>
      </w:r>
      <w:r w:rsidR="00AB14B0">
        <w:rPr>
          <w:rFonts w:ascii="Arial" w:hAnsi="Arial" w:cs="Arial"/>
          <w:sz w:val="22"/>
          <w:szCs w:val="22"/>
        </w:rPr>
        <w:t>including addiction, anxiety, mood, and psychotic disorders</w:t>
      </w:r>
      <w:r w:rsidR="000C6D63">
        <w:rPr>
          <w:rFonts w:ascii="Arial" w:hAnsi="Arial" w:cs="Arial"/>
          <w:sz w:val="22"/>
          <w:szCs w:val="22"/>
        </w:rPr>
        <w:t xml:space="preserve"> </w:t>
      </w:r>
      <w:r w:rsidR="00AB4673">
        <w:rPr>
          <w:rFonts w:ascii="Arial" w:hAnsi="Arial" w:cs="Arial"/>
          <w:sz w:val="22"/>
          <w:szCs w:val="22"/>
        </w:rPr>
        <w:fldChar w:fldCharType="begin"/>
      </w:r>
      <w:r w:rsidR="001A424A">
        <w:rPr>
          <w:rFonts w:ascii="Arial" w:hAnsi="Arial" w:cs="Arial"/>
          <w:sz w:val="22"/>
          <w:szCs w:val="22"/>
        </w:rPr>
        <w:instrText xml:space="preserve"> ADDIN ZOTERO_ITEM CSL_CITATION {"citationID":"evHEuRbv","properties":{"formattedCitation":"[17\\uc0\\u8211{}21]","plainCitation":"[17–21]","noteIndex":0},"citationItems":[{"id":"ZKnrGNpJ/QQz1ld7G","uris":["http://zotero.org/users/5885257/items/LSII88FT"],"uri":["http://zotero.org/users/5885257/items/LSII88FT"],"itemData":{"id":1321,"type":"article-journal","abstract":"Research has revealed the molecular events that weaken connectivity in prefrontal cortical circuits during stress exposure. These events rapidly flip the brain from a reflective to reflexive state and may also contribute to degenerative changes in schizophrenia and Alzheimer's disease. This mechanistic understanding has translated to therapeutics for prefrontal disorders.","container-title":"Nature Neuroscience","DOI":"10.1038/nn.4087","ISSN":"1546-1726","issue":"10","language":"en","note":"number: 10\npublisher: Nature Publishing Group","page":"1376-1385","source":"www.nature.com","title":"Stress weakens prefrontal networks: molecular insults to higher cognition","title-short":"Stress weakens prefrontal networks","volume":"18","author":[{"family":"Arnsten","given":"Amy F. T."}],"issued":{"date-parts":[["2015",10]]}}},{"id":"ZKnrGNpJ/FbVjX7rG","uris":["http://zotero.org/users/5885257/items/Q4XQGCH5"],"uri":["http://zotero.org/users/5885257/items/Q4XQGCH5"],"itemData":{"id":1327,"type":"article-journal","abstract":"Obsessive-compulsive disorder (OCD) is a mental disorder featuring obsessions (intrusive thoughts) and compulsions (repetitive behaviors performed in the context of rigid rituals). There is strong evidence for a neurobiological basis of this disorder, involving limbic cortical regions and related basal ganglion areas. However, more research is needed to lift the veil on the precise nature of that involvement and the way it drives the clinical expression of OCD. Altered cognitive functions may underlie the symptoms and thus draw a link between the clinical expression of the disorder and its neurobiological etiology. Our extensive review demonstrates that OCD patients do present a broad range of neuropsychological dysfunctions across all cognitive domains (memory, attention, flexibility, inhibition, verbal fluency, planning, decision-making), but some methodological issues temper this observation. Thus, future research should have a more integrative approach to cognitive functioning, gathering contributions of both experimental psychology and more fundamental neurosciences.","container-title":"Current Psychiatry Reports","DOI":"10.1007/s11920-016-0720-3","ISSN":"1535-1645","issue":"9","journalAbbreviation":"Curr Psychiatry Rep","language":"en","page":"80","source":"Springer Link","title":"Cognitive Dysfunction in Obsessive-Compulsive Disorder","volume":"18","author":[{"family":"Benzina","given":"Nabil"},{"family":"Mallet","given":"Luc"},{"family":"Burguière","given":"Eric"},{"family":"N’Diaye","given":"Karim"},{"family":"Pelissolo","given":"Antoine"}],"issued":{"date-parts":[["2016",7,16]]}}},{"id":"ZKnrGNpJ/tBxIIRQp","uris":["http://zotero.org/users/5885257/items/SAQFC3MX"],"uri":["http://zotero.org/users/5885257/items/SAQFC3MX"],"itemData":{"id":1318,"type":"article-journal","abstract":"Drug addiction is a chronically relapsing disorder that has been characterized by (1) compulsion to seek and take the drug, (2) loss of control in limiting intake, and (3) emergence of a negative emotional state (eg, dysphoria, anxiety, irritability) reflecting a motivational withdrawal syndrome when access to the drug is prevented. Drug addiction has been conceptualized as a disorder that involves elements of both impulsivity and compulsivity that yield a composite addiction cycle composed of three stages: ‘binge/intoxication’, ‘withdrawal/negative affect’, and ‘preoccupation/anticipation’ (craving). Animal and human imaging studies have revealed discrete circuits that mediate the three stages of the addiction cycle with key elements of the ventral tegmental area and ventral striatum as a focal point for the binge/intoxication stage, a key role for the extended amygdala in the withdrawal/negative affect stage, and a key role in the preoccupation/anticipation stage for a widely distributed network involving the orbitofrontal cortex–dorsal striatum, prefrontal cortex, basolateral amygdala, hippocampus, and insula involved in craving and the cingulate gyrus, dorsolateral prefrontal, and inferior frontal cortices in disrupted inhibitory control. The transition to addiction involves neuroplasticity in all of these structures that may begin with changes in the mesolimbic dopamine system and a cascade of neuroadaptations from the ventral striatum to dorsal striatum and orbitofrontal cortex and eventually dysregulation of the prefrontal cortex, cingulate gyrus, and extended amygdala. The delineation of the neurocircuitry of the evolving stages of the addiction syndrome forms a heuristic basis for the search for the molecular, genetic, and neuropharmacological neuroadaptations that are key to vulnerability for developing and maintaining addiction.","container-title":"Neuropsychopharmacology","DOI":"10.1038/npp.2009.110","ISSN":"1740-634X","issue":"1","language":"en","note":"number: 1\npublisher: Nature Publishing Group","page":"217-238","source":"www.nature.com","title":"Neurocircuitry of Addiction","volume":"35","author":[{"family":"Koob","given":"George F."},{"family":"Volkow","given":"Nora D."}],"issued":{"date-parts":[["2010",1]]}}},{"id":2195,"uris":["http://zotero.org/users/5885257/items/BCNI2IRS"],"uri":["http://zotero.org/users/5885257/items/BCNI2IRS"],"itemData":{"id":2195,"type":"article-journal","abstract":"Schizophrenia (SZ) has long been associated with a variety of cognitive deficits, including reduced cognitive flexibility. More recent findings, however, point to tremendous inter-individual variability among patients on measures of cognitive flexibility/set-shifting. With an eye toward shedding light on potential sources of variability in set-shifting abilities among SZ patients, I examine the neural substrates of underlying probabilistic reversal learning (PRL) – a paradigmatic measure of cognitive flexibility – as well as neuromodulatory influences upon these systems. Finally, I report on behavioral and neuroimaging studies of PRL in SZ patients, discussing the potentially influences of illness profile and antipsychotic medications on cognitive flexibility in SZ.","collection-title":"Cognitive Flexibility: Development, Disease, and Treatment","container-title":"Neuroscience","DOI":"10.1016/j.neuroscience.2016.06.005","ISSN":"0306-4522","journalAbbreviation":"Neuroscience","language":"en","page":"203-217","source":"ScienceDirect","title":"The neural underpinnings of cognitive flexibility and their disruption in psychotic illness","volume":"345","author":[{"family":"Waltz","given":"James A."}],"issued":{"date-parts":[["2017",3,14]]}}},{"id":2198,"uris":["http://zotero.org/users/5885257/items/46K6R8FV"],"uri":["http://zotero.org/users/5885257/items/46K6R8FV"],"itemData":{"id":2198,"type":"article-journal","abstract":"Anxiety often is studied as a stand-alone construct in laboratory models. But in the context of coping with real-life anxiety, its negative impacts extend beyond aversive feelings and involve disruptions in ongoing goal-directed behaviors and cognitive functioning. Critical examples of cognitive constructs affected by anxiety are cognitive flexibility and decision making. In particular, anxiety impedes the ability to shift flexibly between strategies in response to changes in task demands, as well as the ability to maintain a strategy in the presence of distractors. The brain region most critically involved in behavioral flexibility is the prefrontal cortex (PFC), but little is known about how anxiety impacts PFC encoding of internal and external events that are critical for flexible behavior. Here we review animal and human neurophysiological and neuroimaging studies implicating PFC neural processing in anxiety-induced deficits in cognitive flexibility. We then suggest experimental and analytical approaches for future studies to gain a better mechanistic understanding of impaired cognitive inflexibility in anxiety and related disorders.","collection-title":"Cognitive Flexibility: Development, Disease, and Treatment","container-title":"Neuroscience","DOI":"10.1016/j.neuroscience.2016.06.013","ISSN":"0306-4522","journalAbbreviation":"Neuroscience","language":"en","page":"193-202","source":"ScienceDirect","title":"Impact of anxiety on prefrontal cortex encoding of cognitive flexibility","volume":"345","author":[{"family":"Park","given":"Junchol"},{"family":"Moghaddam","given":"Bita"}],"issued":{"date-parts":[["2017",3,14]]}}}],"schema":"https://github.com/citation-style-language/schema/raw/master/csl-citation.json"} </w:instrText>
      </w:r>
      <w:r w:rsidR="00AB4673">
        <w:rPr>
          <w:rFonts w:ascii="Arial" w:hAnsi="Arial" w:cs="Arial"/>
          <w:sz w:val="22"/>
          <w:szCs w:val="22"/>
        </w:rPr>
        <w:fldChar w:fldCharType="separate"/>
      </w:r>
      <w:r w:rsidR="001A424A" w:rsidRPr="001A424A">
        <w:rPr>
          <w:rFonts w:ascii="Arial" w:hAnsi="Arial" w:cs="Arial"/>
          <w:sz w:val="22"/>
        </w:rPr>
        <w:t>[17–21]</w:t>
      </w:r>
      <w:r w:rsidR="00AB4673">
        <w:rPr>
          <w:rFonts w:ascii="Arial" w:hAnsi="Arial" w:cs="Arial"/>
          <w:sz w:val="22"/>
          <w:szCs w:val="22"/>
        </w:rPr>
        <w:fldChar w:fldCharType="end"/>
      </w:r>
      <w:r w:rsidR="000C6D63" w:rsidRPr="0032744E">
        <w:rPr>
          <w:rFonts w:ascii="Arial" w:hAnsi="Arial" w:cs="Arial"/>
          <w:sz w:val="22"/>
          <w:szCs w:val="22"/>
        </w:rPr>
        <w:t>.</w:t>
      </w:r>
      <w:r w:rsidR="00AB4673">
        <w:rPr>
          <w:rFonts w:ascii="Arial" w:hAnsi="Arial" w:cs="Arial"/>
          <w:sz w:val="22"/>
          <w:szCs w:val="22"/>
        </w:rPr>
        <w:t xml:space="preserve"> This project aims to characterize the underlying neurophysiology that gives rise to two important types of behavioral flexibility</w:t>
      </w:r>
      <w:r w:rsidR="00EF4EBB">
        <w:rPr>
          <w:rFonts w:ascii="Arial" w:hAnsi="Arial" w:cs="Arial"/>
          <w:sz w:val="22"/>
          <w:szCs w:val="22"/>
        </w:rPr>
        <w:t>:</w:t>
      </w:r>
      <w:r w:rsidR="00EF4EBB" w:rsidRPr="00E812CD">
        <w:rPr>
          <w:rFonts w:ascii="Arial" w:hAnsi="Arial" w:cs="Arial"/>
          <w:sz w:val="22"/>
          <w:szCs w:val="22"/>
        </w:rPr>
        <w:t xml:space="preserve"> </w:t>
      </w:r>
      <w:r w:rsidR="00EF4EBB" w:rsidRPr="005E1CA1">
        <w:rPr>
          <w:rFonts w:ascii="Arial" w:hAnsi="Arial" w:cs="Arial"/>
          <w:b/>
          <w:bCs/>
          <w:sz w:val="22"/>
          <w:szCs w:val="22"/>
          <w:u w:val="single"/>
        </w:rPr>
        <w:t>Type 1</w:t>
      </w:r>
      <w:r w:rsidR="00EF4EBB">
        <w:rPr>
          <w:rFonts w:ascii="Arial" w:hAnsi="Arial" w:cs="Arial"/>
          <w:sz w:val="22"/>
          <w:szCs w:val="22"/>
          <w:u w:val="single"/>
        </w:rPr>
        <w:t>, rapid context-dependent adjustments in behavior</w:t>
      </w:r>
      <w:r w:rsidR="00EF4EBB" w:rsidRPr="00E812CD">
        <w:rPr>
          <w:rFonts w:ascii="Arial" w:hAnsi="Arial" w:cs="Arial"/>
          <w:sz w:val="22"/>
          <w:szCs w:val="22"/>
        </w:rPr>
        <w:t xml:space="preserve">, and </w:t>
      </w:r>
      <w:r w:rsidR="00EF4EBB" w:rsidRPr="005E1CA1">
        <w:rPr>
          <w:rFonts w:ascii="Arial" w:hAnsi="Arial" w:cs="Arial"/>
          <w:b/>
          <w:bCs/>
          <w:sz w:val="22"/>
          <w:szCs w:val="22"/>
          <w:u w:val="single"/>
        </w:rPr>
        <w:t>Type 2</w:t>
      </w:r>
      <w:r w:rsidR="00EF4EBB">
        <w:rPr>
          <w:rFonts w:ascii="Arial" w:hAnsi="Arial" w:cs="Arial"/>
          <w:sz w:val="22"/>
          <w:szCs w:val="22"/>
          <w:u w:val="single"/>
        </w:rPr>
        <w:t>,</w:t>
      </w:r>
      <w:r w:rsidR="00EF4EBB" w:rsidRPr="00E812CD">
        <w:rPr>
          <w:rFonts w:ascii="Arial" w:hAnsi="Arial" w:cs="Arial"/>
          <w:sz w:val="22"/>
          <w:szCs w:val="22"/>
          <w:u w:val="single"/>
        </w:rPr>
        <w:t xml:space="preserve"> </w:t>
      </w:r>
      <w:r w:rsidR="00EF4EBB">
        <w:rPr>
          <w:rFonts w:ascii="Arial" w:hAnsi="Arial" w:cs="Arial"/>
          <w:sz w:val="22"/>
          <w:szCs w:val="22"/>
          <w:u w:val="single"/>
        </w:rPr>
        <w:t>rapid decision-making in novel conditions through generalization from past experiences</w:t>
      </w:r>
      <w:r w:rsidR="00EF4EBB" w:rsidRPr="00C871C3">
        <w:rPr>
          <w:rFonts w:ascii="Arial" w:hAnsi="Arial" w:cs="Arial"/>
          <w:sz w:val="22"/>
          <w:szCs w:val="22"/>
        </w:rPr>
        <w:t>.</w:t>
      </w:r>
      <w:r w:rsidR="00EF4EBB">
        <w:rPr>
          <w:rFonts w:ascii="Arial" w:hAnsi="Arial" w:cs="Arial"/>
          <w:sz w:val="22"/>
          <w:szCs w:val="22"/>
        </w:rPr>
        <w:t xml:space="preserve"> </w:t>
      </w:r>
      <w:r w:rsidR="00E7795A">
        <w:rPr>
          <w:rFonts w:ascii="Arial" w:hAnsi="Arial" w:cs="Arial"/>
          <w:sz w:val="22"/>
          <w:szCs w:val="22"/>
        </w:rPr>
        <w:t xml:space="preserve">These types of flexibility make distinct demands on neural representations </w:t>
      </w:r>
      <w:r w:rsidR="00E7795A">
        <w:rPr>
          <w:rFonts w:ascii="Arial" w:hAnsi="Arial" w:cs="Arial"/>
          <w:sz w:val="22"/>
          <w:szCs w:val="22"/>
        </w:rPr>
        <w:fldChar w:fldCharType="begin"/>
      </w:r>
      <w:r w:rsidR="00E7795A">
        <w:rPr>
          <w:rFonts w:ascii="Arial" w:hAnsi="Arial" w:cs="Arial"/>
          <w:sz w:val="22"/>
          <w:szCs w:val="22"/>
        </w:rPr>
        <w:instrText xml:space="preserve"> ADDIN ZOTERO_ITEM CSL_CITATION {"citationID":"R7t6MThn","properties":{"formattedCitation":"[1\\uc0\\u8211{}4]","plainCitation":"[1–4]","noteIndex":0},"citationItems":[{"id":2127,"uris":["http://zotero.org/users/5885257/items/ENHFDS68"],"uri":["http://zotero.org/users/5885257/items/ENHFDS68"],"itemData":{"id":2127,"type":"article-journal","container-title":"Behavioral Neuroscience","DOI":"10.1037/0735-7044.113.5.867","ISSN":"1939-0084","issue":"5","note":"publisher: US: American Psychological Association","page":"867","source":"psycnet.apa.org","title":"Contextual fear conditioning, conjunctive representations, pattern completion, and the hippocampus.","volume":"113","author":[{"family":"Rudy","given":"Jerry W."},{"family":"O'Reilly","given":"Randall C."}],"issued":{"literal":"19991201"}}},{"id":1960,"uris":["http://zotero.org/groups/2561435/items/GKMLMB8P"],"uri":["http://zotero.org/groups/2561435/items/GKMLMB8P"],"itemData":{"id":1960,"type":"article-journal","abstract":"Neurons often respond to diverse combinations of task-relevant variables. This form of mixed selectivity plays an important computational role which is related to the dimensionality of the neural representations: high-dimensional representations with mixed selectivity allow a simple linear readout to generate a huge number of different potential responses. In contrast, neural representations based on highly specialized neurons are low dimensional and they preclude a linear readout from generating several responses that depend on multiple task-relevant variables. Here we review the conceptual and theoretical framework that explains the importance of mixed selectivity and the experimental evidence that recorded neural representations are high-dimensional. We end by discussing the implications for the design of future experiments.","collection-title":"Neurobiology of cognitive behavior","container-title":"Current Opinion in Neurobiology","DOI":"10.1016/j.conb.2016.01.010","ISSN":"0959-4388","journalAbbreviation":"Current Opinion in Neurobiology","language":"en","page":"66-74","source":"ScienceDirect","title":"Why neurons mix: high dimensionality for higher cognition","title-short":"Why neurons mix","volume":"37","author":[{"family":"Fusi","given":"Stefano"},{"family":"Miller","given":"Earl K"},{"family":"Rigotti","given":"Mattia"}],"issued":{"date-parts":[["2016",4,1]]}}},{"id":1798,"uris":["http://zotero.org/users/5885257/items/3U7WYGGD"],"uri":["http://zotero.org/users/5885257/items/3U7WYGGD"],"itemData":{"id":1798,"type":"article-journal","container-title":"Nature","issue":"7451","journalAbbreviation":"Nature","note":"publisher: Nature Publishing Group","page":"585--590","title":"The importance of mixed selectivity in complex cognitive tasks","volume":"497","author":[{"family":"Rigotti","given":"Mattia"},{"family":"Barak","given":"Omri"},{"family":"Warden","given":"Melissa R"},{"family":"Wang","given":"Xiao-Jing"},{"family":"Daw","given":"Nathaniel D"},{"family":"Miller","given":"Earl K"},{"family":"Fusi","given":"Stefano"}],"issued":{"date-parts":[["2013"]]}}},{"id":2145,"uris":["http://zotero.org/users/5885257/items/HBFCG8SC"],"uri":["http://zotero.org/users/5885257/items/HBFCG8SC"],"itemData":{"id":2145,"type":"article-journal","abstract":"Cognitive control allows us to think and behave flexibly based on our context and goals. At the heart of theories of cognitive control is a control representation that enables the same input to produce different outputs contingent on contextual factors. In this review, we focus on an important property of the control representation’s neural code: its representational dimensionality. Dimensionality of a neural representation balances a basic separability/generalizability trade-off in neural computation. We will discuss the implications of this trade-off for cognitive control. We will then briefly review current neuroscience findings regarding the dimensionality of control representations in the brain, particularly the prefrontal cortex. We conclude by highlighting open questions and crucial directions for future research.","container-title":"Current Opinion in Behavioral Sciences","DOI":"10.1016/j.cobeha.2020.07.002","ISSN":"2352-1546","journalAbbreviation":"Current Opinion in Behavioral Sciences","language":"en","page":"20-28","source":"ScienceDirect","title":"The dimensionality of neural representations for control","volume":"38","author":[{"family":"Badre","given":"David"},{"family":"Bhandari","given":"Apoorva"},{"family":"Keglovits","given":"Haley"},{"family":"Kikumoto","given":"Atsushi"}],"issued":{"date-parts":[["2021",4,1]]}}}],"schema":"https://github.com/citation-style-language/schema/raw/master/csl-citation.json"} </w:instrText>
      </w:r>
      <w:r w:rsidR="00E7795A">
        <w:rPr>
          <w:rFonts w:ascii="Arial" w:hAnsi="Arial" w:cs="Arial"/>
          <w:sz w:val="22"/>
          <w:szCs w:val="22"/>
        </w:rPr>
        <w:fldChar w:fldCharType="separate"/>
      </w:r>
      <w:r w:rsidR="00E7795A" w:rsidRPr="00B519E5">
        <w:rPr>
          <w:rFonts w:ascii="Arial" w:hAnsi="Arial" w:cs="Arial"/>
          <w:sz w:val="22"/>
        </w:rPr>
        <w:t>[1–4]</w:t>
      </w:r>
      <w:r w:rsidR="00E7795A">
        <w:rPr>
          <w:rFonts w:ascii="Arial" w:hAnsi="Arial" w:cs="Arial"/>
          <w:sz w:val="22"/>
          <w:szCs w:val="22"/>
        </w:rPr>
        <w:fldChar w:fldCharType="end"/>
      </w:r>
      <w:r w:rsidR="00E7795A">
        <w:rPr>
          <w:rFonts w:ascii="Arial" w:hAnsi="Arial" w:cs="Arial"/>
          <w:sz w:val="22"/>
          <w:szCs w:val="22"/>
        </w:rPr>
        <w:t xml:space="preserve">. </w:t>
      </w:r>
      <w:r w:rsidR="009137A8">
        <w:rPr>
          <w:rFonts w:ascii="Arial" w:hAnsi="Arial" w:cs="Arial"/>
          <w:sz w:val="22"/>
          <w:szCs w:val="22"/>
        </w:rPr>
        <w:t>The</w:t>
      </w:r>
      <w:r w:rsidR="00A9214D" w:rsidRPr="00E812CD">
        <w:rPr>
          <w:rFonts w:ascii="Arial" w:hAnsi="Arial" w:cs="Arial"/>
          <w:sz w:val="22"/>
          <w:szCs w:val="22"/>
        </w:rPr>
        <w:t xml:space="preserve"> dorsolateral prefrontal cortex</w:t>
      </w:r>
      <w:r w:rsidR="00A9214D">
        <w:rPr>
          <w:rFonts w:ascii="Arial" w:hAnsi="Arial" w:cs="Arial"/>
          <w:sz w:val="22"/>
          <w:szCs w:val="22"/>
        </w:rPr>
        <w:t xml:space="preserve"> </w:t>
      </w:r>
      <w:r w:rsidR="00A9214D" w:rsidRPr="00E812CD">
        <w:rPr>
          <w:rFonts w:ascii="Arial" w:hAnsi="Arial" w:cs="Arial"/>
          <w:sz w:val="22"/>
          <w:szCs w:val="22"/>
        </w:rPr>
        <w:t xml:space="preserve">(DLPFC) </w:t>
      </w:r>
      <w:r w:rsidR="00A9214D">
        <w:rPr>
          <w:rFonts w:ascii="Arial" w:hAnsi="Arial" w:cs="Arial"/>
          <w:sz w:val="22"/>
          <w:szCs w:val="22"/>
        </w:rPr>
        <w:fldChar w:fldCharType="begin"/>
      </w:r>
      <w:r w:rsidR="001A424A">
        <w:rPr>
          <w:rFonts w:ascii="Arial" w:hAnsi="Arial" w:cs="Arial"/>
          <w:sz w:val="22"/>
          <w:szCs w:val="22"/>
        </w:rPr>
        <w:instrText xml:space="preserve"> ADDIN ZOTERO_ITEM CSL_CITATION {"citationID":"Fgoa8N75","properties":{"formattedCitation":"[5\\uc0\\u8211{}9]","plainCitation":"[5–9]","noteIndex":0},"citationItems":[{"id":1801,"uris":["http://zotero.org/users/5885257/items/JPTLNXPA"],"uri":["http://zotero.org/users/5885257/items/JPTLNXPA"],"itemData":{"id":1801,"type":"article-journal","container-title":"Nature","issue":"6840","journalAbbreviation":"Nature","note":"publisher: Nature Publishing Group","page":"953--956","title":"Single neurons in prefrontal cortex encode abstract rules","volume":"411","author":[{"family":"Wallis","given":"Jonathan D"},{"family":"Anderson","given":"Kathleen C"},{"family":"Miller","given":"Earl K"}],"issued":{"date-parts":[["2001"]]}}},{"id":1804,"uris":["http://zotero.org/users/5885257/items/2WVXC3PS"],"uri":["http://zotero.org/users/5885257/items/2WVXC3PS"],"itemData":{"id":1804,"type":"article-journal","container-title":"Neuron","issue":"4","journalAbbreviation":"Neuron","note":"publisher: Elsevier","page":"869--881","title":"Abstract context representations in primate amygdala and prefrontal cortex","volume":"87","author":[{"family":"Saez","given":"A"},{"family":"Rigotti","given":"M"},{"family":"Ostojic","given":"S"},{"family":"Fusi","given":"S"},{"family":"Salzman","given":"CD"}],"issued":{"date-parts":[["2015"]]}}},{"id":1794,"uris":["http://zotero.org/users/5885257/items/BSH4BCMA"],"uri":["http://zotero.org/users/5885257/items/BSH4BCMA"],"itemData":{"id":1794,"type":"article-journal","container-title":"Neuron","issue":"2","journalAbbreviation":"Neuron","note":"publisher: Elsevier","page":"243--249","title":"Differences between neural activity in prefrontal cortex and striatum during learning of novel abstract categories","volume":"71","author":[{"family":"Antzoulatos","given":"Evan G"},{"family":"Miller","given":"Earl K"}],"issued":{"date-parts":[["2011"]]}}},{"id":1984,"uris":["http://zotero.org/groups/2561435/items/N34NZHGL"],"uri":["http://zotero.org/groups/2561435/items/N34NZHGL"],"itemData":{"id":1984,"type":"article-journal","abstract":"The prefrontal cortex has long been suspected to play an important role in cognitive control, in the ability to orchestrate thought and action in accordance with internal goals. Its neural basis, however, has remained a mystery. Here, we propose that cognitive control stems from the active maintenance of patterns of activity in the prefrontal cortex that represent goals and the means to achieve them. They provide bias signals to other brain structures whose net effect is to guide the flow of activity along neural pathways that establish the proper mappings between inputs, internal states, and outputs needed to perform a given task. We review neurophysiological, neurobiological, neuroimaging, and computational studies that support this theory and discuss its implications as well as further issues to be addressed","container-title":"Annual Review of Neuroscience","DOI":"10.1146/annurev.neuro.24.1.167","ISSN":"0147-006X","journalAbbreviation":"Annu. Rev. Neurosci.","language":"eng","note":"PMID: 11283309","page":"167-202","source":"PubMed","title":"An integrative theory of prefrontal cortex function","volume":"24","author":[{"family":"Miller","given":"E. K."},{"family":"Cohen","given":"J. D."}],"issued":{"date-parts":[["2001"]]}}},{"id":2142,"uris":["http://zotero.org/users/5885257/items/X25VNH9Z"],"uri":["http://zotero.org/users/5885257/items/X25VNH9Z"],"itemData":{"id":2142,"type":"article-journal","abstract":"Prefrontal cortex is thought to have a fundamental role in flexible, context-dependent behaviour, but the exact nature of the computations underlying this role remains largely unknown. In particular, individual prefrontal neurons often generate remarkably complex responses that defy deep understanding of their contribution to behaviour. Here we study prefrontal cortex activity in macaque monkeys trained to flexibly select and integrate noisy sensory inputs towards a choice. We find that the observed complexity and functional roles of single neurons are readily understood in the framework of a dynamical process unfolding at the level of the population. The population dynamics can be reproduced by a trained recurrent neural network, which suggests a previously unknown mechanism for selection and integration of task-relevant inputs. This mechanism indicates that selection and integration are two aspects of a single dynamical process unfolding within the same prefrontal circuits, and potentially provides a novel, general framework for understanding context-dependent computations.","container-title":"Nature","DOI":"10.1038/nature12742","ISSN":"1476-4687","issue":"7474","language":"en","note":"number: 7474\npublisher: Nature Publishing Group","page":"78-84","source":"www.nature.com","title":"Context-dependent computation by recurrent dynamics in prefrontal cortex","volume":"503","author":[{"family":"Mante","given":"Valerio"},{"family":"Sussillo","given":"David"},{"family":"Shenoy","given":"Krishna V."},{"family":"Newsome","given":"William T."}],"issued":{"date-parts":[["2013",11]]}}}],"schema":"https://github.com/citation-style-language/schema/raw/master/csl-citation.json"} </w:instrText>
      </w:r>
      <w:r w:rsidR="00A9214D">
        <w:rPr>
          <w:rFonts w:ascii="Arial" w:hAnsi="Arial" w:cs="Arial"/>
          <w:sz w:val="22"/>
          <w:szCs w:val="22"/>
        </w:rPr>
        <w:fldChar w:fldCharType="separate"/>
      </w:r>
      <w:r w:rsidR="001A424A" w:rsidRPr="001A424A">
        <w:rPr>
          <w:rFonts w:ascii="Arial" w:hAnsi="Arial" w:cs="Arial"/>
          <w:sz w:val="22"/>
        </w:rPr>
        <w:t>[5–9]</w:t>
      </w:r>
      <w:r w:rsidR="00A9214D">
        <w:rPr>
          <w:rFonts w:ascii="Arial" w:hAnsi="Arial" w:cs="Arial"/>
          <w:sz w:val="22"/>
          <w:szCs w:val="22"/>
        </w:rPr>
        <w:fldChar w:fldCharType="end"/>
      </w:r>
      <w:r w:rsidR="00A9214D" w:rsidRPr="00E812CD">
        <w:rPr>
          <w:rFonts w:ascii="Arial" w:hAnsi="Arial" w:cs="Arial"/>
          <w:sz w:val="22"/>
          <w:szCs w:val="22"/>
        </w:rPr>
        <w:t xml:space="preserve"> and hippocampus (HPC)</w:t>
      </w:r>
      <w:r w:rsidR="00A9214D">
        <w:rPr>
          <w:rFonts w:ascii="Arial" w:hAnsi="Arial" w:cs="Arial"/>
          <w:sz w:val="22"/>
          <w:szCs w:val="22"/>
        </w:rPr>
        <w:t xml:space="preserve"> </w:t>
      </w:r>
      <w:r w:rsidR="00A9214D">
        <w:rPr>
          <w:rFonts w:ascii="Arial" w:hAnsi="Arial" w:cs="Arial"/>
          <w:sz w:val="22"/>
          <w:szCs w:val="22"/>
        </w:rPr>
        <w:fldChar w:fldCharType="begin"/>
      </w:r>
      <w:r w:rsidR="001A424A">
        <w:rPr>
          <w:rFonts w:ascii="Arial" w:hAnsi="Arial" w:cs="Arial"/>
          <w:sz w:val="22"/>
          <w:szCs w:val="22"/>
        </w:rPr>
        <w:instrText xml:space="preserve"> ADDIN ZOTERO_ITEM CSL_CITATION {"citationID":"HGtD8dt6","properties":{"formattedCitation":"[1, 10\\uc0\\u8211{}14]","plainCitation":"[1, 10–14]","noteIndex":0},"citationItems":[{"id":1796,"uris":["http://zotero.org/users/5885257/items/8SBJ4NZ4"],"uri":["http://zotero.org/users/5885257/items/8SBJ4NZ4"],"itemData":{"id":1796,"type":"article-journal","container-title":"Science","issue":"6292","journalAbbreviation":"Science","note":"publisher: American Association for the Advancement of Science","page":"1464--1468","title":"Organizing conceptual knowledge in humans with a gridlike code","volume":"352","author":[{"family":"Constantinescu","given":"Alexandra O"},{"family":"O'Reilly","given":"Jill X"},{"family":"Behrens","given":"Timothy EJ"}],"issued":{"date-parts":[["2016"]]}}},{"id":1787,"uris":["http://zotero.org/users/5885257/items/KZ9EHYSH"],"uri":["http://zotero.org/users/5885257/items/KZ9EHYSH"],"itemData":{"id":1787,"type":"article-journal","container-title":"Proceedings of the National Academy of Sciences","issue":"19","journalAbbreviation":"Proceedings of the National Academy of Sciences","note":"publisher: National Acad Sciences","page":"9634--9643","title":"A neural signature of pattern separation in the monkey hippocampus","volume":"116","author":[{"family":"Sakon","given":"John J"},{"family":"Suzuki","given":"Wendy A"}],"issued":{"date-parts":[["2019"]]}}},{"id":2120,"uris":["http://zotero.org/users/5885257/items/XRFGCRIX"],"uri":["http://zotero.org/users/5885257/items/XRFGCRIX"],"itemData":{"id":2120,"type":"article-journal","abstract":"The hippocampal-entorhinal system is important for spatial and relational memory tasks. We formally link these domains, provide a mechanistic understanding of the hippocampal role in generalization, and offer unifying principles underlying many entorhinal and hippocampal cell types. We propose medial entorhinal cells form a basis describing structural knowledge, and hippocampal cells link this basis with sensory representations. Adopting these principles, we introduce the Tolman-Eichenbaum machine (TEM). After learning, TEM entorhinal cells display diverse properties resembling apparently bespoke spatial responses, such as grid, band, border, and object-vector cells. TEM hippocampal cells include place and landmark cells that remap between environments. Crucially, TEM also aligns with empirically recorded representations in complex non-spatial tasks. TEM also generates predictions that hippocampal remapping is not random as previously believed; rather, structural knowledge is preserved across environments. We confirm this structural transfer over remapping in simultaneously recorded place and grid cells.","container-title":"Cell","DOI":"10.1016/j.cell.2020.10.024","ISSN":"0092-8674","issue":"5","journalAbbreviation":"Cell","language":"en","page":"1249-1263.e23","source":"ScienceDirect","title":"The Tolman-Eichenbaum Machine: Unifying Space and Relational Memory through Generalization in the Hippocampal Formation","title-short":"The Tolman-Eichenbaum Machine","volume":"183","author":[{"family":"Whittington","given":"James C. R."},{"family":"Muller","given":"Timothy H."},{"family":"Mark","given":"Shirley"},{"family":"Chen","given":"Guifen"},{"family":"Barry","given":"Caswell"},{"family":"Burgess","given":"Neil"},{"family":"Behrens","given":"Timothy E. J."}],"issued":{"date-parts":[["2020",11,25]]}}},{"id":1946,"uris":["http://zotero.org/groups/2561435/items/F7HNZIEX"],"uri":["http://zotero.org/groups/2561435/items/F7HNZIEX"],"itemData":{"id":1946,"type":"article-journal","abstract":"The hippocampus is implicated in associative memory and spatial navigation. To investigate how these functions are mixed in the hippocampus, we recorded from single hippocampal neurons in macaque monkeys navigating a virtual maze during a foraging task and a context–object associative memory task. During both tasks, single neurons encoded information about spatial position; a linear classifier also decoded position. However, the population code for space did not generalize across tasks, particularly where stimuli relevant to the associative memory task appeared. Single-neuron and population-level analyses revealed that cross-task changes were due to selectivity for nonspatial features of the associative memory task when they were visually available (perceptual coding) and following their disappearance (mnemonic coding). Our results show that neurons in the primate hippocampus nonlinearly mix information about space and nonspatial elements of the environment in a task-dependent manner; this efficient code flexibly represents unique perceptual experiences and correspondent memories.","container-title":"Nature Neuroscience","DOI":"10.1038/s41593-019-0548-3","ISSN":"1546-1726","issue":"1","language":"en","note":"number: 1\npublisher: Nature Publishing Group","page":"103-112","source":"www.nature.com","title":"Context-dependent representations of objects and space in the primate hippocampus during virtual navigation","volume":"23","author":[{"family":"Gulli","given":"Roberto A."},{"family":"Duong","given":"Lyndon R."},{"family":"Corrigan","given":"Benjamin W."},{"family":"Doucet","given":"Guillaume"},{"family":"Williams","given":"Sylvain"},{"family":"Fusi","given":"Stefano"},{"family":"Martinez-Trujillo","given":"Julio C."}],"issued":{"date-parts":[["2020",1]]}}},{"id":2129,"uris":["http://zotero.org/users/5885257/items/SYPAMP5I"],"uri":["http://zotero.org/users/5885257/items/SYPAMP5I"],"itemData":{"id":2129,"type":"article-journal","abstract":"The mechanisms for pattern completion and pattern separation are described in the context of a theory of hippocampal function in which the hippocampal CA3 system operates as a single attractor or autoassociation network to enable rapid, one-trial, associations between any spatial location (place in rodents, or spatial view in primates) and an object or reward, and to provide for completion of the whole memory during recall from any part. The factors important in the pattern completion in CA3 together with a large number of independent memories stored in CA3 include a sparse distributed representation which is enhanced by the graded firing rates of CA3 neurons, representations that are independent due to the randomizing effect of the mossy fibers, heterosynaptic long-term depression as well as long-term potentiation in the recurrent collateral synapses, and diluted connectivity to minimize the number of multiple synapses between any pair of CA3 neurons which otherwise distort the basins of attraction. Recall of information from CA3 is implemented by the entorhinal cortex perforant path synapses to CA3 cells, which acting as a pattern associator allow some pattern generalization. Pattern separation is performed in the dentate granule cells using competitive learning to convert grid-like entorhinal cortex firing to place-like fields. Pattern separation in CA3, which is important for completion of any one of the stored patterns from a fragment, is provided for by the randomizing effect of the mossy fiber synapses to which neurogenesis may contribute, by the large number of dentate granule cells each with a sparse representation, and by the sparse independent representations in CA3. Recall to the neocortex is achieved by a reverse hierarchical series of pattern association networks implemented by the hippocampo-cortical backprojections, each one of which performs some pattern generalization, to retrieve a complete pattern of cortical firing in higher-order cortical areas","container-title":"Frontiers in Systems Neuroscience","DOI":"10.3389/fnsys.2013.00074","ISSN":"1662-5137","journalAbbreviation":"Front. Syst. Neurosci.","language":"English","note":"publisher: Frontiers","source":"Frontiers","title":"The mechanisms for pattern completion and pattern separation in the hippocampus","URL":"https://www.frontiersin.org/articles/10.3389/fnsys.2013.00074/full","volume":"7","author":[{"family":"Rolls","given":"Edmund"}],"accessed":{"date-parts":[["2020",12,1]]},"issued":{"date-parts":[["2013"]]}}},{"id":2127,"uris":["http://zotero.org/users/5885257/items/ENHFDS68"],"uri":["http://zotero.org/users/5885257/items/ENHFDS68"],"itemData":{"id":2127,"type":"article-journal","container-title":"Behavioral Neuroscience","DOI":"10.1037/0735-7044.113.5.867","ISSN":"1939-0084","issue":"5","note":"publisher: US: American Psychological Association","page":"867","source":"psycnet.apa.org","title":"Contextual fear conditioning, conjunctive representations, pattern completion, and the hippocampus.","volume":"113","author":[{"family":"Rudy","given":"Jerry W."},{"family":"O'Reilly","given":"Randall C."}],"issued":{"literal":"19991201"}}}],"schema":"https://github.com/citation-style-language/schema/raw/master/csl-citation.json"} </w:instrText>
      </w:r>
      <w:r w:rsidR="00A9214D">
        <w:rPr>
          <w:rFonts w:ascii="Arial" w:hAnsi="Arial" w:cs="Arial"/>
          <w:sz w:val="22"/>
          <w:szCs w:val="22"/>
        </w:rPr>
        <w:fldChar w:fldCharType="separate"/>
      </w:r>
      <w:r w:rsidR="001A424A" w:rsidRPr="001A424A">
        <w:rPr>
          <w:rFonts w:ascii="Arial" w:hAnsi="Arial" w:cs="Arial"/>
          <w:sz w:val="22"/>
        </w:rPr>
        <w:t>[1, 10–14]</w:t>
      </w:r>
      <w:r w:rsidR="00A9214D">
        <w:rPr>
          <w:rFonts w:ascii="Arial" w:hAnsi="Arial" w:cs="Arial"/>
          <w:sz w:val="22"/>
          <w:szCs w:val="22"/>
        </w:rPr>
        <w:fldChar w:fldCharType="end"/>
      </w:r>
      <w:r w:rsidR="00A9214D" w:rsidRPr="00E812CD">
        <w:rPr>
          <w:rFonts w:ascii="Arial" w:hAnsi="Arial" w:cs="Arial"/>
          <w:sz w:val="22"/>
          <w:szCs w:val="22"/>
        </w:rPr>
        <w:t xml:space="preserve"> </w:t>
      </w:r>
      <w:r w:rsidR="00A9214D">
        <w:rPr>
          <w:rFonts w:ascii="Arial" w:hAnsi="Arial" w:cs="Arial"/>
          <w:sz w:val="22"/>
          <w:szCs w:val="22"/>
        </w:rPr>
        <w:t>are thought to contribute to</w:t>
      </w:r>
      <w:r w:rsidR="00A9214D" w:rsidRPr="00E812CD">
        <w:rPr>
          <w:rFonts w:ascii="Arial" w:hAnsi="Arial" w:cs="Arial"/>
          <w:sz w:val="22"/>
          <w:szCs w:val="22"/>
        </w:rPr>
        <w:t xml:space="preserve"> both </w:t>
      </w:r>
      <w:r w:rsidR="00A9214D">
        <w:rPr>
          <w:rFonts w:ascii="Arial" w:hAnsi="Arial" w:cs="Arial"/>
          <w:sz w:val="22"/>
          <w:szCs w:val="22"/>
        </w:rPr>
        <w:t>type</w:t>
      </w:r>
      <w:r w:rsidR="00A9214D" w:rsidRPr="00E812CD">
        <w:rPr>
          <w:rFonts w:ascii="Arial" w:hAnsi="Arial" w:cs="Arial"/>
          <w:sz w:val="22"/>
          <w:szCs w:val="22"/>
        </w:rPr>
        <w:t>s of flexibility</w:t>
      </w:r>
      <w:r w:rsidR="0018252F">
        <w:rPr>
          <w:rFonts w:ascii="Arial" w:hAnsi="Arial" w:cs="Arial"/>
          <w:sz w:val="22"/>
          <w:szCs w:val="22"/>
        </w:rPr>
        <w:t>, but delineating each area’s unique computational role has proved difficult.</w:t>
      </w:r>
      <w:r w:rsidR="00A9214D">
        <w:rPr>
          <w:rFonts w:ascii="Arial" w:hAnsi="Arial" w:cs="Arial"/>
          <w:sz w:val="22"/>
          <w:szCs w:val="22"/>
        </w:rPr>
        <w:t xml:space="preserve"> </w:t>
      </w:r>
      <w:r w:rsidR="0018252F" w:rsidRPr="0018252F">
        <w:rPr>
          <w:rFonts w:ascii="Arial" w:hAnsi="Arial" w:cs="Arial"/>
          <w:sz w:val="22"/>
          <w:szCs w:val="22"/>
          <w:u w:val="single"/>
        </w:rPr>
        <w:t>The overarching hypothesis of this grant is</w:t>
      </w:r>
      <w:r w:rsidR="00AB4673" w:rsidRPr="0018252F">
        <w:rPr>
          <w:rFonts w:ascii="Arial" w:hAnsi="Arial" w:cs="Arial"/>
          <w:sz w:val="22"/>
          <w:szCs w:val="22"/>
          <w:u w:val="single"/>
        </w:rPr>
        <w:t xml:space="preserve"> that </w:t>
      </w:r>
      <w:r w:rsidR="00EF4EBB" w:rsidRPr="0018252F">
        <w:rPr>
          <w:rFonts w:ascii="Arial" w:hAnsi="Arial" w:cs="Arial"/>
          <w:sz w:val="22"/>
          <w:szCs w:val="22"/>
          <w:u w:val="single"/>
        </w:rPr>
        <w:t xml:space="preserve">neural representations </w:t>
      </w:r>
      <w:ins w:id="0" w:author="Microsoft Office User" w:date="2020-12-08T11:05:00Z">
        <w:r w:rsidR="002E5C28">
          <w:rPr>
            <w:rFonts w:ascii="Arial" w:hAnsi="Arial" w:cs="Arial"/>
            <w:sz w:val="22"/>
            <w:szCs w:val="22"/>
            <w:u w:val="single"/>
          </w:rPr>
          <w:t>of variables – considered as the pattern of activit</w:t>
        </w:r>
      </w:ins>
      <w:ins w:id="1" w:author="Microsoft Office User" w:date="2020-12-08T11:06:00Z">
        <w:r w:rsidR="002E5C28">
          <w:rPr>
            <w:rFonts w:ascii="Arial" w:hAnsi="Arial" w:cs="Arial"/>
            <w:sz w:val="22"/>
            <w:szCs w:val="22"/>
            <w:u w:val="single"/>
          </w:rPr>
          <w:t xml:space="preserve">y in a population across experimental conditions - </w:t>
        </w:r>
      </w:ins>
      <w:r w:rsidR="00AB4673" w:rsidRPr="0018252F">
        <w:rPr>
          <w:rFonts w:ascii="Arial" w:hAnsi="Arial" w:cs="Arial"/>
          <w:sz w:val="22"/>
          <w:szCs w:val="22"/>
          <w:u w:val="single"/>
        </w:rPr>
        <w:t xml:space="preserve">must </w:t>
      </w:r>
      <w:del w:id="2" w:author="Microsoft Office User" w:date="2020-12-08T11:05:00Z">
        <w:r w:rsidR="00EF4EBB" w:rsidRPr="0018252F" w:rsidDel="002E5C28">
          <w:rPr>
            <w:rFonts w:ascii="Arial" w:hAnsi="Arial" w:cs="Arial"/>
            <w:sz w:val="22"/>
            <w:szCs w:val="22"/>
            <w:u w:val="single"/>
          </w:rPr>
          <w:delText>maintain</w:delText>
        </w:r>
        <w:r w:rsidR="00AB4673" w:rsidRPr="0018252F" w:rsidDel="002E5C28">
          <w:rPr>
            <w:rFonts w:ascii="Arial" w:hAnsi="Arial" w:cs="Arial"/>
            <w:sz w:val="22"/>
            <w:szCs w:val="22"/>
            <w:u w:val="single"/>
          </w:rPr>
          <w:delText xml:space="preserve"> environment</w:delText>
        </w:r>
        <w:r w:rsidR="00EF4EBB" w:rsidRPr="0018252F" w:rsidDel="002E5C28">
          <w:rPr>
            <w:rFonts w:ascii="Arial" w:hAnsi="Arial" w:cs="Arial"/>
            <w:sz w:val="22"/>
            <w:szCs w:val="22"/>
            <w:u w:val="single"/>
          </w:rPr>
          <w:delText>al variables</w:delText>
        </w:r>
        <w:r w:rsidR="00AB4673" w:rsidRPr="0018252F" w:rsidDel="002E5C28">
          <w:rPr>
            <w:rFonts w:ascii="Arial" w:hAnsi="Arial" w:cs="Arial"/>
            <w:sz w:val="22"/>
            <w:szCs w:val="22"/>
            <w:u w:val="single"/>
          </w:rPr>
          <w:delText xml:space="preserve"> in</w:delText>
        </w:r>
      </w:del>
      <w:ins w:id="3" w:author="Microsoft Office User" w:date="2020-12-08T11:05:00Z">
        <w:r w:rsidR="002E5C28">
          <w:rPr>
            <w:rFonts w:ascii="Arial" w:hAnsi="Arial" w:cs="Arial"/>
            <w:sz w:val="22"/>
            <w:szCs w:val="22"/>
            <w:u w:val="single"/>
          </w:rPr>
          <w:t>exhibit</w:t>
        </w:r>
      </w:ins>
      <w:r w:rsidR="00AB4673" w:rsidRPr="0018252F">
        <w:rPr>
          <w:rFonts w:ascii="Arial" w:hAnsi="Arial" w:cs="Arial"/>
          <w:sz w:val="22"/>
          <w:szCs w:val="22"/>
          <w:u w:val="single"/>
        </w:rPr>
        <w:t xml:space="preserve"> </w:t>
      </w:r>
      <w:ins w:id="4" w:author="Microsoft Office User" w:date="2020-12-08T11:06:00Z">
        <w:r w:rsidR="002E5C28">
          <w:rPr>
            <w:rFonts w:ascii="Arial" w:hAnsi="Arial" w:cs="Arial"/>
            <w:sz w:val="22"/>
            <w:szCs w:val="22"/>
            <w:u w:val="single"/>
          </w:rPr>
          <w:t xml:space="preserve">a </w:t>
        </w:r>
      </w:ins>
      <w:del w:id="5" w:author="Microsoft Office User" w:date="2020-12-08T11:05:00Z">
        <w:r w:rsidR="00AB4673" w:rsidRPr="0018252F" w:rsidDel="002E5C28">
          <w:rPr>
            <w:rFonts w:ascii="Arial" w:hAnsi="Arial" w:cs="Arial"/>
            <w:sz w:val="22"/>
            <w:szCs w:val="22"/>
            <w:u w:val="single"/>
          </w:rPr>
          <w:delText xml:space="preserve">a </w:delText>
        </w:r>
      </w:del>
      <w:r w:rsidR="00AB4673" w:rsidRPr="0018252F">
        <w:rPr>
          <w:rFonts w:ascii="Arial" w:hAnsi="Arial" w:cs="Arial"/>
          <w:sz w:val="22"/>
          <w:szCs w:val="22"/>
          <w:u w:val="single"/>
        </w:rPr>
        <w:t xml:space="preserve">particular </w:t>
      </w:r>
      <w:r w:rsidR="00EF4EBB" w:rsidRPr="0018252F">
        <w:rPr>
          <w:rFonts w:ascii="Arial" w:hAnsi="Arial" w:cs="Arial"/>
          <w:i/>
          <w:iCs/>
          <w:sz w:val="22"/>
          <w:szCs w:val="22"/>
          <w:u w:val="single"/>
        </w:rPr>
        <w:t>geometry</w:t>
      </w:r>
      <w:r w:rsidR="00AB4673" w:rsidRPr="0018252F">
        <w:rPr>
          <w:rFonts w:ascii="Arial" w:hAnsi="Arial" w:cs="Arial"/>
          <w:sz w:val="22"/>
          <w:szCs w:val="22"/>
          <w:u w:val="single"/>
        </w:rPr>
        <w:t xml:space="preserve"> </w:t>
      </w:r>
      <w:del w:id="6" w:author="Microsoft Office User" w:date="2020-12-08T11:06:00Z">
        <w:r w:rsidR="0018252F" w:rsidDel="002E5C28">
          <w:rPr>
            <w:rFonts w:ascii="Arial" w:hAnsi="Arial" w:cs="Arial"/>
            <w:sz w:val="22"/>
            <w:szCs w:val="22"/>
            <w:u w:val="single"/>
          </w:rPr>
          <w:delText>in order</w:delText>
        </w:r>
        <w:r w:rsidR="00AB4673" w:rsidRPr="0018252F" w:rsidDel="002E5C28">
          <w:rPr>
            <w:rFonts w:ascii="Arial" w:hAnsi="Arial" w:cs="Arial"/>
            <w:sz w:val="22"/>
            <w:szCs w:val="22"/>
            <w:u w:val="single"/>
          </w:rPr>
          <w:delText xml:space="preserve"> </w:delText>
        </w:r>
      </w:del>
      <w:r w:rsidR="00AB4673" w:rsidRPr="0018252F">
        <w:rPr>
          <w:rFonts w:ascii="Arial" w:hAnsi="Arial" w:cs="Arial"/>
          <w:sz w:val="22"/>
          <w:szCs w:val="22"/>
          <w:u w:val="single"/>
        </w:rPr>
        <w:t xml:space="preserve">to </w:t>
      </w:r>
      <w:del w:id="7" w:author="Microsoft Office User" w:date="2020-12-08T11:06:00Z">
        <w:r w:rsidR="00F74D1B" w:rsidDel="002E5C28">
          <w:rPr>
            <w:rFonts w:ascii="Arial" w:hAnsi="Arial" w:cs="Arial"/>
            <w:sz w:val="22"/>
            <w:szCs w:val="22"/>
            <w:u w:val="single"/>
          </w:rPr>
          <w:delText>facilitate</w:delText>
        </w:r>
        <w:r w:rsidR="00AB4673" w:rsidRPr="0018252F" w:rsidDel="002E5C28">
          <w:rPr>
            <w:rFonts w:ascii="Arial" w:hAnsi="Arial" w:cs="Arial"/>
            <w:sz w:val="22"/>
            <w:szCs w:val="22"/>
            <w:u w:val="single"/>
          </w:rPr>
          <w:delText xml:space="preserve"> </w:delText>
        </w:r>
      </w:del>
      <w:ins w:id="8" w:author="Microsoft Office User" w:date="2020-12-08T11:06:00Z">
        <w:r w:rsidR="002E5C28">
          <w:rPr>
            <w:rFonts w:ascii="Arial" w:hAnsi="Arial" w:cs="Arial"/>
            <w:sz w:val="22"/>
            <w:szCs w:val="22"/>
            <w:u w:val="single"/>
          </w:rPr>
          <w:t>support</w:t>
        </w:r>
        <w:r w:rsidR="002E5C28" w:rsidRPr="0018252F">
          <w:rPr>
            <w:rFonts w:ascii="Arial" w:hAnsi="Arial" w:cs="Arial"/>
            <w:sz w:val="22"/>
            <w:szCs w:val="22"/>
            <w:u w:val="single"/>
          </w:rPr>
          <w:t xml:space="preserve"> </w:t>
        </w:r>
      </w:ins>
      <w:del w:id="9" w:author="Microsoft Office User" w:date="2020-12-08T11:06:00Z">
        <w:r w:rsidR="00AB4673" w:rsidRPr="0018252F" w:rsidDel="002E5C28">
          <w:rPr>
            <w:rFonts w:ascii="Arial" w:hAnsi="Arial" w:cs="Arial"/>
            <w:sz w:val="22"/>
            <w:szCs w:val="22"/>
            <w:u w:val="single"/>
          </w:rPr>
          <w:delText xml:space="preserve">to </w:delText>
        </w:r>
      </w:del>
      <w:r w:rsidR="00CE38A2">
        <w:rPr>
          <w:rFonts w:ascii="Arial" w:hAnsi="Arial" w:cs="Arial"/>
          <w:sz w:val="22"/>
          <w:szCs w:val="22"/>
          <w:u w:val="single"/>
        </w:rPr>
        <w:t>the</w:t>
      </w:r>
      <w:r w:rsidR="0018252F">
        <w:rPr>
          <w:rFonts w:ascii="Arial" w:hAnsi="Arial" w:cs="Arial"/>
          <w:sz w:val="22"/>
          <w:szCs w:val="22"/>
          <w:u w:val="single"/>
        </w:rPr>
        <w:t xml:space="preserve"> two</w:t>
      </w:r>
      <w:r w:rsidR="00EF4EBB" w:rsidRPr="0018252F">
        <w:rPr>
          <w:rFonts w:ascii="Arial" w:hAnsi="Arial" w:cs="Arial"/>
          <w:sz w:val="22"/>
          <w:szCs w:val="22"/>
          <w:u w:val="single"/>
        </w:rPr>
        <w:t xml:space="preserve"> types of behavioral flexibility</w:t>
      </w:r>
      <w:del w:id="10" w:author="Microsoft Office User" w:date="2020-12-08T11:06:00Z">
        <w:r w:rsidR="004D5D5D" w:rsidDel="002E5C28">
          <w:rPr>
            <w:rFonts w:ascii="Arial" w:hAnsi="Arial" w:cs="Arial"/>
            <w:sz w:val="22"/>
            <w:szCs w:val="22"/>
            <w:u w:val="single"/>
          </w:rPr>
          <w:delText xml:space="preserve"> in these areas</w:delText>
        </w:r>
      </w:del>
      <w:r w:rsidR="00AB4673">
        <w:rPr>
          <w:rFonts w:ascii="Arial" w:hAnsi="Arial" w:cs="Arial"/>
          <w:sz w:val="22"/>
          <w:szCs w:val="22"/>
        </w:rPr>
        <w:t xml:space="preserve">. </w:t>
      </w:r>
      <w:r w:rsidR="0018252F" w:rsidRPr="0018252F">
        <w:rPr>
          <w:rFonts w:ascii="Arial" w:hAnsi="Arial" w:cs="Arial"/>
          <w:sz w:val="22"/>
          <w:szCs w:val="22"/>
        </w:rPr>
        <w:t>I will test</w:t>
      </w:r>
      <w:r w:rsidR="0018252F">
        <w:rPr>
          <w:rFonts w:ascii="Arial" w:hAnsi="Arial" w:cs="Arial"/>
          <w:sz w:val="22"/>
          <w:szCs w:val="22"/>
        </w:rPr>
        <w:t xml:space="preserve"> this hypothesis by </w:t>
      </w:r>
      <w:r w:rsidR="009137A8">
        <w:rPr>
          <w:rFonts w:ascii="Arial" w:hAnsi="Arial" w:cs="Arial"/>
          <w:sz w:val="22"/>
          <w:szCs w:val="22"/>
        </w:rPr>
        <w:t>comparing</w:t>
      </w:r>
      <w:r w:rsidR="0018252F">
        <w:rPr>
          <w:rFonts w:ascii="Arial" w:hAnsi="Arial" w:cs="Arial"/>
          <w:sz w:val="22"/>
          <w:szCs w:val="22"/>
        </w:rPr>
        <w:t xml:space="preserve"> </w:t>
      </w:r>
      <w:del w:id="11" w:author="Microsoft Office User" w:date="2020-12-08T11:06:00Z">
        <w:r w:rsidR="009137A8" w:rsidDel="002E5C28">
          <w:rPr>
            <w:rFonts w:ascii="Arial" w:hAnsi="Arial" w:cs="Arial"/>
            <w:sz w:val="22"/>
            <w:szCs w:val="22"/>
          </w:rPr>
          <w:delText xml:space="preserve">geometric </w:delText>
        </w:r>
        <w:r w:rsidR="0018252F" w:rsidDel="002E5C28">
          <w:rPr>
            <w:rFonts w:ascii="Arial" w:hAnsi="Arial" w:cs="Arial"/>
            <w:sz w:val="22"/>
            <w:szCs w:val="22"/>
          </w:rPr>
          <w:delText>features of neural</w:delText>
        </w:r>
      </w:del>
      <w:ins w:id="12" w:author="Microsoft Office User" w:date="2020-12-08T11:06:00Z">
        <w:r w:rsidR="002E5C28">
          <w:rPr>
            <w:rFonts w:ascii="Arial" w:hAnsi="Arial" w:cs="Arial"/>
            <w:sz w:val="22"/>
            <w:szCs w:val="22"/>
          </w:rPr>
          <w:t>the geometry of</w:t>
        </w:r>
      </w:ins>
      <w:r w:rsidR="0018252F">
        <w:rPr>
          <w:rFonts w:ascii="Arial" w:hAnsi="Arial" w:cs="Arial"/>
          <w:sz w:val="22"/>
          <w:szCs w:val="22"/>
        </w:rPr>
        <w:t xml:space="preserve"> representations during </w:t>
      </w:r>
      <w:del w:id="13" w:author="Microsoft Office User" w:date="2020-12-08T11:07:00Z">
        <w:r w:rsidR="0018252F" w:rsidDel="002E5C28">
          <w:rPr>
            <w:rFonts w:ascii="Arial" w:hAnsi="Arial" w:cs="Arial"/>
            <w:sz w:val="22"/>
            <w:szCs w:val="22"/>
          </w:rPr>
          <w:delText>successful and unsuccessful</w:delText>
        </w:r>
      </w:del>
      <w:ins w:id="14" w:author="Microsoft Office User" w:date="2020-12-08T11:07:00Z">
        <w:r w:rsidR="002E5C28">
          <w:rPr>
            <w:rFonts w:ascii="Arial" w:hAnsi="Arial" w:cs="Arial"/>
            <w:sz w:val="22"/>
            <w:szCs w:val="22"/>
          </w:rPr>
          <w:t>correct and incorrect</w:t>
        </w:r>
      </w:ins>
      <w:r w:rsidR="0018252F">
        <w:rPr>
          <w:rFonts w:ascii="Arial" w:hAnsi="Arial" w:cs="Arial"/>
          <w:sz w:val="22"/>
          <w:szCs w:val="22"/>
        </w:rPr>
        <w:t xml:space="preserve"> </w:t>
      </w:r>
      <w:del w:id="15" w:author="Microsoft Office User" w:date="2020-12-08T11:07:00Z">
        <w:r w:rsidR="0018252F" w:rsidDel="002E5C28">
          <w:rPr>
            <w:rFonts w:ascii="Arial" w:hAnsi="Arial" w:cs="Arial"/>
            <w:sz w:val="22"/>
            <w:szCs w:val="22"/>
          </w:rPr>
          <w:delText xml:space="preserve">instances of these </w:delText>
        </w:r>
      </w:del>
      <w:r w:rsidR="0018252F">
        <w:rPr>
          <w:rFonts w:ascii="Arial" w:hAnsi="Arial" w:cs="Arial"/>
          <w:sz w:val="22"/>
          <w:szCs w:val="22"/>
        </w:rPr>
        <w:t>behavior</w:t>
      </w:r>
      <w:ins w:id="16" w:author="Microsoft Office User" w:date="2020-12-08T11:07:00Z">
        <w:r w:rsidR="002E5C28">
          <w:rPr>
            <w:rFonts w:ascii="Arial" w:hAnsi="Arial" w:cs="Arial"/>
            <w:sz w:val="22"/>
            <w:szCs w:val="22"/>
          </w:rPr>
          <w:t xml:space="preserve"> on certain trial types</w:t>
        </w:r>
      </w:ins>
      <w:del w:id="17" w:author="Microsoft Office User" w:date="2020-12-08T11:07:00Z">
        <w:r w:rsidR="0018252F" w:rsidDel="002E5C28">
          <w:rPr>
            <w:rFonts w:ascii="Arial" w:hAnsi="Arial" w:cs="Arial"/>
            <w:sz w:val="22"/>
            <w:szCs w:val="22"/>
          </w:rPr>
          <w:delText>s</w:delText>
        </w:r>
      </w:del>
      <w:r w:rsidR="0018252F">
        <w:rPr>
          <w:rFonts w:ascii="Arial" w:hAnsi="Arial" w:cs="Arial"/>
          <w:sz w:val="22"/>
          <w:szCs w:val="22"/>
        </w:rPr>
        <w:t xml:space="preserve">. </w:t>
      </w:r>
      <w:r w:rsidR="00AB4673">
        <w:rPr>
          <w:rFonts w:ascii="Arial" w:hAnsi="Arial" w:cs="Arial"/>
          <w:sz w:val="22"/>
          <w:szCs w:val="22"/>
        </w:rPr>
        <w:t xml:space="preserve">By </w:t>
      </w:r>
      <w:r w:rsidR="00EF4EBB">
        <w:rPr>
          <w:rFonts w:ascii="Arial" w:hAnsi="Arial" w:cs="Arial"/>
          <w:sz w:val="22"/>
          <w:szCs w:val="22"/>
        </w:rPr>
        <w:t>elucidating</w:t>
      </w:r>
      <w:r w:rsidR="00AB4673">
        <w:rPr>
          <w:rFonts w:ascii="Arial" w:hAnsi="Arial" w:cs="Arial"/>
          <w:sz w:val="22"/>
          <w:szCs w:val="22"/>
        </w:rPr>
        <w:t xml:space="preserve"> </w:t>
      </w:r>
      <w:r w:rsidR="00EF4EBB">
        <w:rPr>
          <w:rFonts w:ascii="Arial" w:hAnsi="Arial" w:cs="Arial"/>
          <w:sz w:val="22"/>
          <w:szCs w:val="22"/>
        </w:rPr>
        <w:t xml:space="preserve">the neural basis of </w:t>
      </w:r>
      <w:del w:id="18" w:author="Microsoft Office User" w:date="2020-12-08T11:07:00Z">
        <w:r w:rsidR="0018252F" w:rsidDel="002E5C28">
          <w:rPr>
            <w:rFonts w:ascii="Arial" w:hAnsi="Arial" w:cs="Arial"/>
            <w:sz w:val="22"/>
            <w:szCs w:val="22"/>
          </w:rPr>
          <w:delText xml:space="preserve">behavioral </w:delText>
        </w:r>
      </w:del>
      <w:r w:rsidR="0018252F">
        <w:rPr>
          <w:rFonts w:ascii="Arial" w:hAnsi="Arial" w:cs="Arial"/>
          <w:sz w:val="22"/>
          <w:szCs w:val="22"/>
        </w:rPr>
        <w:t>flexibility in HPC and DLPFC</w:t>
      </w:r>
      <w:r w:rsidR="00AB4673">
        <w:rPr>
          <w:rFonts w:ascii="Arial" w:hAnsi="Arial" w:cs="Arial"/>
          <w:sz w:val="22"/>
          <w:szCs w:val="22"/>
        </w:rPr>
        <w:t xml:space="preserve">, this project </w:t>
      </w:r>
      <w:del w:id="19" w:author="Microsoft Office User" w:date="2020-12-08T11:08:00Z">
        <w:r w:rsidR="00AB4673" w:rsidDel="002E5C28">
          <w:rPr>
            <w:rFonts w:ascii="Arial" w:hAnsi="Arial" w:cs="Arial"/>
            <w:sz w:val="22"/>
            <w:szCs w:val="22"/>
          </w:rPr>
          <w:delText xml:space="preserve">will </w:delText>
        </w:r>
      </w:del>
      <w:r w:rsidR="00AB4673">
        <w:rPr>
          <w:rFonts w:ascii="Arial" w:hAnsi="Arial" w:cs="Arial"/>
          <w:sz w:val="22"/>
          <w:szCs w:val="22"/>
        </w:rPr>
        <w:t>provide</w:t>
      </w:r>
      <w:ins w:id="20" w:author="Microsoft Office User" w:date="2020-12-08T11:08:00Z">
        <w:r w:rsidR="002E5C28">
          <w:rPr>
            <w:rFonts w:ascii="Arial" w:hAnsi="Arial" w:cs="Arial"/>
            <w:sz w:val="22"/>
            <w:szCs w:val="22"/>
          </w:rPr>
          <w:t>s</w:t>
        </w:r>
      </w:ins>
      <w:r w:rsidR="00AB4673">
        <w:rPr>
          <w:rFonts w:ascii="Arial" w:hAnsi="Arial" w:cs="Arial"/>
          <w:sz w:val="22"/>
          <w:szCs w:val="22"/>
        </w:rPr>
        <w:t xml:space="preserve"> a </w:t>
      </w:r>
      <w:del w:id="21" w:author="Microsoft Office User" w:date="2020-12-08T11:07:00Z">
        <w:r w:rsidR="009137A8" w:rsidDel="002E5C28">
          <w:rPr>
            <w:rFonts w:ascii="Arial" w:hAnsi="Arial" w:cs="Arial"/>
            <w:sz w:val="22"/>
            <w:szCs w:val="22"/>
          </w:rPr>
          <w:delText>groundwork</w:delText>
        </w:r>
        <w:r w:rsidR="00AB4673" w:rsidDel="002E5C28">
          <w:rPr>
            <w:rFonts w:ascii="Arial" w:hAnsi="Arial" w:cs="Arial"/>
            <w:sz w:val="22"/>
            <w:szCs w:val="22"/>
          </w:rPr>
          <w:delText xml:space="preserve"> </w:delText>
        </w:r>
      </w:del>
      <w:ins w:id="22" w:author="Microsoft Office User" w:date="2020-12-08T11:07:00Z">
        <w:r w:rsidR="002E5C28">
          <w:rPr>
            <w:rFonts w:ascii="Arial" w:hAnsi="Arial" w:cs="Arial"/>
            <w:sz w:val="22"/>
            <w:szCs w:val="22"/>
          </w:rPr>
          <w:t xml:space="preserve">foundation </w:t>
        </w:r>
      </w:ins>
      <w:r w:rsidR="00AB4673">
        <w:rPr>
          <w:rFonts w:ascii="Arial" w:hAnsi="Arial" w:cs="Arial"/>
          <w:sz w:val="22"/>
          <w:szCs w:val="22"/>
        </w:rPr>
        <w:t xml:space="preserve">for understanding the </w:t>
      </w:r>
      <w:ins w:id="23" w:author="Microsoft Office User" w:date="2020-12-08T11:08:00Z">
        <w:r w:rsidR="002E5C28">
          <w:rPr>
            <w:rFonts w:ascii="Arial" w:hAnsi="Arial" w:cs="Arial"/>
            <w:sz w:val="22"/>
            <w:szCs w:val="22"/>
          </w:rPr>
          <w:t xml:space="preserve">neural basis of </w:t>
        </w:r>
      </w:ins>
      <w:del w:id="24" w:author="Microsoft Office User" w:date="2020-12-08T11:08:00Z">
        <w:r w:rsidR="00AB4673" w:rsidDel="002E5C28">
          <w:rPr>
            <w:rFonts w:ascii="Arial" w:hAnsi="Arial" w:cs="Arial"/>
            <w:sz w:val="22"/>
            <w:szCs w:val="22"/>
          </w:rPr>
          <w:delText xml:space="preserve">specific </w:delText>
        </w:r>
      </w:del>
      <w:r w:rsidR="0018252F">
        <w:rPr>
          <w:rFonts w:ascii="Arial" w:hAnsi="Arial" w:cs="Arial"/>
          <w:sz w:val="22"/>
          <w:szCs w:val="22"/>
        </w:rPr>
        <w:t>deficits</w:t>
      </w:r>
      <w:r w:rsidR="00AB4673">
        <w:rPr>
          <w:rFonts w:ascii="Arial" w:hAnsi="Arial" w:cs="Arial"/>
          <w:sz w:val="22"/>
          <w:szCs w:val="22"/>
        </w:rPr>
        <w:t xml:space="preserve"> seen in stress and neuropsychiatric </w:t>
      </w:r>
      <w:r w:rsidR="00EF4EBB">
        <w:rPr>
          <w:rFonts w:ascii="Arial" w:hAnsi="Arial" w:cs="Arial"/>
          <w:sz w:val="22"/>
          <w:szCs w:val="22"/>
        </w:rPr>
        <w:t>illness</w:t>
      </w:r>
      <w:r w:rsidR="00AB4673">
        <w:rPr>
          <w:rFonts w:ascii="Arial" w:hAnsi="Arial" w:cs="Arial"/>
          <w:sz w:val="22"/>
          <w:szCs w:val="22"/>
        </w:rPr>
        <w:t>, paving the way for the development of future treatments.</w:t>
      </w:r>
    </w:p>
    <w:p w14:paraId="758F4107" w14:textId="77777777" w:rsidR="004D5D5D" w:rsidRDefault="004D5D5D" w:rsidP="00E207D2">
      <w:pPr>
        <w:ind w:firstLine="360"/>
        <w:jc w:val="both"/>
        <w:rPr>
          <w:rFonts w:ascii="Arial" w:hAnsi="Arial" w:cs="Arial"/>
          <w:sz w:val="22"/>
          <w:szCs w:val="22"/>
        </w:rPr>
      </w:pPr>
    </w:p>
    <w:p w14:paraId="33793B16" w14:textId="69512DD9" w:rsidR="00E7795A" w:rsidRPr="00DF6FDA" w:rsidRDefault="000A7E16" w:rsidP="00DF6FDA">
      <w:pPr>
        <w:jc w:val="both"/>
        <w:rPr>
          <w:rFonts w:ascii="Arial" w:hAnsi="Arial" w:cs="Arial"/>
          <w:i/>
          <w:iCs/>
          <w:sz w:val="22"/>
          <w:szCs w:val="22"/>
          <w:u w:val="single"/>
        </w:rPr>
      </w:pPr>
      <w:r w:rsidRPr="00D97C7A">
        <w:rPr>
          <w:rFonts w:ascii="Arial" w:hAnsi="Arial" w:cs="Arial"/>
          <w:i/>
          <w:iCs/>
          <w:sz w:val="22"/>
          <w:szCs w:val="22"/>
          <w:u w:val="single"/>
        </w:rPr>
        <w:t>Neural Representations</w:t>
      </w:r>
      <w:r w:rsidR="00503C90" w:rsidRPr="00D97C7A">
        <w:rPr>
          <w:rFonts w:ascii="Arial" w:hAnsi="Arial" w:cs="Arial"/>
          <w:i/>
          <w:iCs/>
          <w:sz w:val="22"/>
          <w:szCs w:val="22"/>
          <w:u w:val="single"/>
        </w:rPr>
        <w:t xml:space="preserve"> in Systems Neuroscience</w:t>
      </w:r>
      <w:r w:rsidRPr="00D97C7A">
        <w:rPr>
          <w:rFonts w:ascii="Arial" w:hAnsi="Arial" w:cs="Arial"/>
          <w:i/>
          <w:iCs/>
          <w:sz w:val="22"/>
          <w:szCs w:val="22"/>
          <w:u w:val="single"/>
        </w:rPr>
        <w:t>:</w:t>
      </w:r>
      <w:r w:rsidR="00DF6FDA">
        <w:rPr>
          <w:rFonts w:ascii="Arial" w:hAnsi="Arial" w:cs="Arial"/>
          <w:sz w:val="22"/>
          <w:szCs w:val="22"/>
        </w:rPr>
        <w:t xml:space="preserve"> </w:t>
      </w:r>
      <w:r w:rsidR="00042E08">
        <w:rPr>
          <w:rFonts w:ascii="Arial" w:hAnsi="Arial" w:cs="Arial"/>
          <w:sz w:val="22"/>
          <w:szCs w:val="22"/>
        </w:rPr>
        <w:t>Neural</w:t>
      </w:r>
      <w:r w:rsidR="003E2D2B">
        <w:rPr>
          <w:rFonts w:ascii="Arial" w:hAnsi="Arial" w:cs="Arial"/>
          <w:sz w:val="22"/>
          <w:szCs w:val="22"/>
        </w:rPr>
        <w:t xml:space="preserve"> representation</w:t>
      </w:r>
      <w:r w:rsidR="00042E08">
        <w:rPr>
          <w:rFonts w:ascii="Arial" w:hAnsi="Arial" w:cs="Arial"/>
          <w:sz w:val="22"/>
          <w:szCs w:val="22"/>
        </w:rPr>
        <w:t>s</w:t>
      </w:r>
      <w:r w:rsidR="003E2D2B">
        <w:rPr>
          <w:rFonts w:ascii="Arial" w:hAnsi="Arial" w:cs="Arial"/>
          <w:sz w:val="22"/>
          <w:szCs w:val="22"/>
        </w:rPr>
        <w:t xml:space="preserve"> </w:t>
      </w:r>
      <w:del w:id="25" w:author="Microsoft Office User" w:date="2020-12-08T11:09:00Z">
        <w:r w:rsidR="003E2D2B" w:rsidDel="00324F2A">
          <w:rPr>
            <w:rFonts w:ascii="Arial" w:hAnsi="Arial" w:cs="Arial"/>
            <w:sz w:val="22"/>
            <w:szCs w:val="22"/>
          </w:rPr>
          <w:delText>refer to differential</w:delText>
        </w:r>
      </w:del>
      <w:ins w:id="26" w:author="Microsoft Office User" w:date="2020-12-08T11:09:00Z">
        <w:r w:rsidR="00324F2A">
          <w:rPr>
            <w:rFonts w:ascii="Arial" w:hAnsi="Arial" w:cs="Arial"/>
            <w:sz w:val="22"/>
            <w:szCs w:val="22"/>
          </w:rPr>
          <w:t>can be considered to be the patterns of</w:t>
        </w:r>
      </w:ins>
      <w:r w:rsidR="003E2D2B">
        <w:rPr>
          <w:rFonts w:ascii="Arial" w:hAnsi="Arial" w:cs="Arial"/>
          <w:sz w:val="22"/>
          <w:szCs w:val="22"/>
        </w:rPr>
        <w:t xml:space="preserve"> activity in </w:t>
      </w:r>
      <w:del w:id="27" w:author="Microsoft Office User" w:date="2020-12-08T11:09:00Z">
        <w:r w:rsidR="003E2D2B" w:rsidDel="00324F2A">
          <w:rPr>
            <w:rFonts w:ascii="Arial" w:hAnsi="Arial" w:cs="Arial"/>
            <w:sz w:val="22"/>
            <w:szCs w:val="22"/>
          </w:rPr>
          <w:delText>firing rate</w:delText>
        </w:r>
        <w:r w:rsidR="00CE38A2" w:rsidDel="00324F2A">
          <w:rPr>
            <w:rFonts w:ascii="Arial" w:hAnsi="Arial" w:cs="Arial"/>
            <w:sz w:val="22"/>
            <w:szCs w:val="22"/>
          </w:rPr>
          <w:delText xml:space="preserve"> </w:delText>
        </w:r>
      </w:del>
      <w:r w:rsidR="00CE38A2">
        <w:rPr>
          <w:rFonts w:ascii="Arial" w:hAnsi="Arial" w:cs="Arial"/>
          <w:sz w:val="22"/>
          <w:szCs w:val="22"/>
        </w:rPr>
        <w:t xml:space="preserve">across a neural ensemble </w:t>
      </w:r>
      <w:del w:id="28" w:author="Microsoft Office User" w:date="2020-12-08T11:09:00Z">
        <w:r w:rsidR="003E2D2B" w:rsidDel="00324F2A">
          <w:rPr>
            <w:rFonts w:ascii="Arial" w:hAnsi="Arial" w:cs="Arial"/>
            <w:sz w:val="22"/>
            <w:szCs w:val="22"/>
          </w:rPr>
          <w:delText>in response</w:delText>
        </w:r>
      </w:del>
      <w:ins w:id="29" w:author="Microsoft Office User" w:date="2020-12-08T11:09:00Z">
        <w:r w:rsidR="00324F2A">
          <w:rPr>
            <w:rFonts w:ascii="Arial" w:hAnsi="Arial" w:cs="Arial"/>
            <w:sz w:val="22"/>
            <w:szCs w:val="22"/>
          </w:rPr>
          <w:t>observed in relation</w:t>
        </w:r>
      </w:ins>
      <w:r w:rsidR="003E2D2B">
        <w:rPr>
          <w:rFonts w:ascii="Arial" w:hAnsi="Arial" w:cs="Arial"/>
          <w:sz w:val="22"/>
          <w:szCs w:val="22"/>
        </w:rPr>
        <w:t xml:space="preserve"> to </w:t>
      </w:r>
      <w:ins w:id="30" w:author="Microsoft Office User" w:date="2020-12-08T11:09:00Z">
        <w:r w:rsidR="00324F2A">
          <w:rPr>
            <w:rFonts w:ascii="Arial" w:hAnsi="Arial" w:cs="Arial"/>
            <w:sz w:val="22"/>
            <w:szCs w:val="22"/>
          </w:rPr>
          <w:t xml:space="preserve">modulations in </w:t>
        </w:r>
      </w:ins>
      <w:r w:rsidR="00E207D2">
        <w:rPr>
          <w:rFonts w:ascii="Arial" w:hAnsi="Arial" w:cs="Arial"/>
          <w:sz w:val="22"/>
          <w:szCs w:val="22"/>
        </w:rPr>
        <w:t>internal and environmental variables.</w:t>
      </w:r>
      <w:r w:rsidR="00CE38A2">
        <w:rPr>
          <w:rFonts w:ascii="Arial" w:hAnsi="Arial" w:cs="Arial"/>
          <w:sz w:val="22"/>
          <w:szCs w:val="22"/>
        </w:rPr>
        <w:t xml:space="preserve"> </w:t>
      </w:r>
      <w:r w:rsidR="00403623">
        <w:rPr>
          <w:rFonts w:ascii="Arial" w:hAnsi="Arial" w:cs="Arial"/>
          <w:sz w:val="22"/>
          <w:szCs w:val="22"/>
        </w:rPr>
        <w:t xml:space="preserve">Neurons can </w:t>
      </w:r>
      <w:r w:rsidR="00CE38A2">
        <w:rPr>
          <w:rFonts w:ascii="Arial" w:hAnsi="Arial" w:cs="Arial"/>
          <w:sz w:val="22"/>
          <w:szCs w:val="22"/>
        </w:rPr>
        <w:t xml:space="preserve">represent </w:t>
      </w:r>
      <w:r w:rsidR="00E207D2">
        <w:rPr>
          <w:rFonts w:ascii="Arial" w:hAnsi="Arial" w:cs="Arial"/>
          <w:sz w:val="22"/>
          <w:szCs w:val="22"/>
        </w:rPr>
        <w:t xml:space="preserve">variables </w:t>
      </w:r>
      <w:r w:rsidR="00403623">
        <w:rPr>
          <w:rFonts w:ascii="Arial" w:hAnsi="Arial" w:cs="Arial"/>
          <w:sz w:val="22"/>
          <w:szCs w:val="22"/>
        </w:rPr>
        <w:t>that</w:t>
      </w:r>
      <w:r w:rsidR="00E7795A">
        <w:rPr>
          <w:rFonts w:ascii="Arial" w:hAnsi="Arial" w:cs="Arial"/>
          <w:sz w:val="22"/>
          <w:szCs w:val="22"/>
        </w:rPr>
        <w:t xml:space="preserve"> describe “</w:t>
      </w:r>
      <w:r w:rsidR="00E207D2">
        <w:rPr>
          <w:rFonts w:ascii="Arial" w:hAnsi="Arial" w:cs="Arial"/>
          <w:sz w:val="22"/>
          <w:szCs w:val="22"/>
        </w:rPr>
        <w:t>explicit</w:t>
      </w:r>
      <w:r w:rsidR="00E7795A">
        <w:rPr>
          <w:rFonts w:ascii="Arial" w:hAnsi="Arial" w:cs="Arial"/>
          <w:sz w:val="22"/>
          <w:szCs w:val="22"/>
        </w:rPr>
        <w:t>” features</w:t>
      </w:r>
      <w:r w:rsidR="00E207D2">
        <w:rPr>
          <w:rFonts w:ascii="Arial" w:hAnsi="Arial" w:cs="Arial"/>
          <w:sz w:val="22"/>
          <w:szCs w:val="22"/>
        </w:rPr>
        <w:t xml:space="preserve"> of the world</w:t>
      </w:r>
      <w:r w:rsidR="00E7795A">
        <w:rPr>
          <w:rFonts w:ascii="Arial" w:hAnsi="Arial" w:cs="Arial"/>
          <w:sz w:val="22"/>
          <w:szCs w:val="22"/>
        </w:rPr>
        <w:t xml:space="preserve"> </w:t>
      </w:r>
      <w:del w:id="31" w:author="Microsoft Office User" w:date="2020-12-08T11:09:00Z">
        <w:r w:rsidR="00E7795A" w:rsidDel="00324F2A">
          <w:rPr>
            <w:rFonts w:ascii="Arial" w:hAnsi="Arial" w:cs="Arial"/>
            <w:sz w:val="22"/>
            <w:szCs w:val="22"/>
          </w:rPr>
          <w:delText xml:space="preserve">such </w:delText>
        </w:r>
      </w:del>
      <w:ins w:id="32" w:author="Microsoft Office User" w:date="2020-12-08T11:09:00Z">
        <w:r w:rsidR="00324F2A">
          <w:rPr>
            <w:rFonts w:ascii="Arial" w:hAnsi="Arial" w:cs="Arial"/>
            <w:sz w:val="22"/>
            <w:szCs w:val="22"/>
          </w:rPr>
          <w:t xml:space="preserve">(e.g. </w:t>
        </w:r>
      </w:ins>
      <w:r w:rsidR="00E7795A">
        <w:rPr>
          <w:rFonts w:ascii="Arial" w:hAnsi="Arial" w:cs="Arial"/>
          <w:sz w:val="22"/>
          <w:szCs w:val="22"/>
        </w:rPr>
        <w:t>physical properties</w:t>
      </w:r>
      <w:r w:rsidR="00E207D2">
        <w:rPr>
          <w:rFonts w:ascii="Arial" w:hAnsi="Arial" w:cs="Arial"/>
          <w:sz w:val="22"/>
          <w:szCs w:val="22"/>
        </w:rPr>
        <w:t xml:space="preserve"> or internal states</w:t>
      </w:r>
      <w:ins w:id="33" w:author="Microsoft Office User" w:date="2020-12-08T11:10:00Z">
        <w:r w:rsidR="00324F2A">
          <w:rPr>
            <w:rFonts w:ascii="Arial" w:hAnsi="Arial" w:cs="Arial"/>
            <w:sz w:val="22"/>
            <w:szCs w:val="22"/>
          </w:rPr>
          <w:t xml:space="preserve"> like thirst)</w:t>
        </w:r>
      </w:ins>
      <w:r w:rsidR="00E7795A">
        <w:rPr>
          <w:rFonts w:ascii="Arial" w:hAnsi="Arial" w:cs="Arial"/>
          <w:sz w:val="22"/>
          <w:szCs w:val="22"/>
        </w:rPr>
        <w:t xml:space="preserve">, </w:t>
      </w:r>
      <w:r w:rsidR="00403623">
        <w:rPr>
          <w:rFonts w:ascii="Arial" w:hAnsi="Arial" w:cs="Arial"/>
          <w:sz w:val="22"/>
          <w:szCs w:val="22"/>
        </w:rPr>
        <w:t xml:space="preserve">and </w:t>
      </w:r>
      <w:del w:id="34" w:author="Microsoft Office User" w:date="2020-12-08T11:10:00Z">
        <w:r w:rsidR="00403623" w:rsidDel="00324F2A">
          <w:rPr>
            <w:rFonts w:ascii="Arial" w:hAnsi="Arial" w:cs="Arial"/>
            <w:sz w:val="22"/>
            <w:szCs w:val="22"/>
          </w:rPr>
          <w:delText>for variables that</w:delText>
        </w:r>
        <w:r w:rsidR="00E7795A" w:rsidDel="00324F2A">
          <w:rPr>
            <w:rFonts w:ascii="Arial" w:hAnsi="Arial" w:cs="Arial"/>
            <w:sz w:val="22"/>
            <w:szCs w:val="22"/>
          </w:rPr>
          <w:delText xml:space="preserve"> describe </w:delText>
        </w:r>
      </w:del>
      <w:r w:rsidR="00E7795A">
        <w:rPr>
          <w:rFonts w:ascii="Arial" w:hAnsi="Arial" w:cs="Arial"/>
          <w:sz w:val="22"/>
          <w:szCs w:val="22"/>
        </w:rPr>
        <w:t>“</w:t>
      </w:r>
      <w:del w:id="35" w:author="Microsoft Office User" w:date="2020-12-08T11:15:00Z">
        <w:r w:rsidR="00E207D2" w:rsidDel="00324F2A">
          <w:rPr>
            <w:rFonts w:ascii="Arial" w:hAnsi="Arial" w:cs="Arial"/>
            <w:sz w:val="22"/>
            <w:szCs w:val="22"/>
          </w:rPr>
          <w:delText>implicit</w:delText>
        </w:r>
      </w:del>
      <w:ins w:id="36" w:author="Microsoft Office User" w:date="2020-12-08T11:15:00Z">
        <w:r w:rsidR="00324F2A">
          <w:rPr>
            <w:rFonts w:ascii="Arial" w:hAnsi="Arial" w:cs="Arial"/>
            <w:sz w:val="22"/>
            <w:szCs w:val="22"/>
          </w:rPr>
          <w:t>hidden</w:t>
        </w:r>
      </w:ins>
      <w:r w:rsidR="00E7795A">
        <w:rPr>
          <w:rFonts w:ascii="Arial" w:hAnsi="Arial" w:cs="Arial"/>
          <w:sz w:val="22"/>
          <w:szCs w:val="22"/>
        </w:rPr>
        <w:t xml:space="preserve">” </w:t>
      </w:r>
      <w:ins w:id="37" w:author="Microsoft Office User" w:date="2020-12-08T11:16:00Z">
        <w:r w:rsidR="00324F2A">
          <w:rPr>
            <w:rFonts w:ascii="Arial" w:hAnsi="Arial" w:cs="Arial"/>
            <w:sz w:val="22"/>
            <w:szCs w:val="22"/>
          </w:rPr>
          <w:t>(or latent)</w:t>
        </w:r>
      </w:ins>
      <w:r w:rsidR="00E7795A">
        <w:rPr>
          <w:rFonts w:ascii="Arial" w:hAnsi="Arial" w:cs="Arial"/>
          <w:sz w:val="22"/>
          <w:szCs w:val="22"/>
        </w:rPr>
        <w:t xml:space="preserve"> features</w:t>
      </w:r>
      <w:ins w:id="38" w:author="Microsoft Office User" w:date="2020-12-08T11:10:00Z">
        <w:r w:rsidR="00324F2A">
          <w:rPr>
            <w:rFonts w:ascii="Arial" w:hAnsi="Arial" w:cs="Arial"/>
            <w:sz w:val="22"/>
            <w:szCs w:val="22"/>
          </w:rPr>
          <w:t>,</w:t>
        </w:r>
      </w:ins>
      <w:r w:rsidR="00E7795A">
        <w:rPr>
          <w:rFonts w:ascii="Arial" w:hAnsi="Arial" w:cs="Arial"/>
          <w:sz w:val="22"/>
          <w:szCs w:val="22"/>
        </w:rPr>
        <w:t xml:space="preserve"> such as relationships between objects</w:t>
      </w:r>
      <w:r w:rsidR="008A5AD7">
        <w:rPr>
          <w:rFonts w:ascii="Arial" w:hAnsi="Arial" w:cs="Arial"/>
          <w:sz w:val="22"/>
          <w:szCs w:val="22"/>
        </w:rPr>
        <w:t xml:space="preserve"> or other features</w:t>
      </w:r>
      <w:r w:rsidR="00E7795A">
        <w:rPr>
          <w:rFonts w:ascii="Arial" w:hAnsi="Arial" w:cs="Arial"/>
          <w:sz w:val="22"/>
          <w:szCs w:val="22"/>
        </w:rPr>
        <w:t xml:space="preserve"> </w:t>
      </w:r>
      <w:r w:rsidR="00E7795A">
        <w:rPr>
          <w:rFonts w:ascii="Arial" w:hAnsi="Arial" w:cs="Arial"/>
          <w:sz w:val="22"/>
          <w:szCs w:val="22"/>
        </w:rPr>
        <w:fldChar w:fldCharType="begin"/>
      </w:r>
      <w:r w:rsidR="00E7795A">
        <w:rPr>
          <w:rFonts w:ascii="Arial" w:hAnsi="Arial" w:cs="Arial"/>
          <w:sz w:val="22"/>
          <w:szCs w:val="22"/>
        </w:rPr>
        <w:instrText xml:space="preserve"> ADDIN ZOTERO_ITEM CSL_CITATION {"citationID":"oEuD3aJC","properties":{"formattedCitation":"[22]","plainCitation":"[22]","noteIndex":0},"citationItems":[{"id":"ZKnrGNpJ/NsNkkTmf","uris":["http://zotero.org/users/5885257/items/MQ2VCEKX"],"uri":["http://zotero.org/users/5885257/items/MQ2VCEKX"],"itemData":{"id":1308,"type":"article-journal","abstract":"It is proposed that a cognitive map encoding the relationships between entities in the world supports flexible behavior, but the majority of the neural evidence for such a system comes from studies of spatial navigation. Recent work describing neuronal parallels between spatial and non-spatial behaviors has rekindled the notion of a systematic organization of knowledge across multiple domains. We review experimental evidence and theoretical frameworks that point to principles unifying these apparently disparate functions. These principles describe how to learn and use abstract, generalizable knowledge and suggest that map-like representations observed in a spatial context may be an instance of general coding mechanisms capable of organizing knowledge of all kinds. We highlight how artificial agents endowed with such principles exhibit flexible behavior and learn map-like representations observed in the brain. Finally, we speculate on how these principles may offer insight into the extreme generalizations, abstractions, and inferences that characterize human cognition.","container-title":"Neuron","DOI":"10.1016/j.neuron.2018.10.002","ISSN":"0896-6273","issue":"2","journalAbbreviation":"Neuron","language":"en","page":"490-509","source":"ScienceDirect","title":"What Is a Cognitive Map? Organizing Knowledge for Flexible Behavior","title-short":"What Is a Cognitive Map?","volume":"100","author":[{"family":"Behrens","given":"Timothy E. J."},{"family":"Muller","given":"Timothy H."},{"family":"Whittington","given":"James C. R."},{"family":"Mark","given":"Shirley"},{"family":"Baram","given":"Alon B."},{"family":"Stachenfeld","given":"Kimberly L."},{"family":"Kurth-Nelson","given":"Zeb"}],"issued":{"date-parts":[["2018",10,24]]}}}],"schema":"https://github.com/citation-style-language/schema/raw/master/csl-citation.json"} </w:instrText>
      </w:r>
      <w:r w:rsidR="00E7795A">
        <w:rPr>
          <w:rFonts w:ascii="Arial" w:hAnsi="Arial" w:cs="Arial"/>
          <w:sz w:val="22"/>
          <w:szCs w:val="22"/>
        </w:rPr>
        <w:fldChar w:fldCharType="separate"/>
      </w:r>
      <w:r w:rsidR="00E7795A">
        <w:rPr>
          <w:rFonts w:ascii="Arial" w:hAnsi="Arial" w:cs="Arial"/>
          <w:sz w:val="22"/>
        </w:rPr>
        <w:t>[22]</w:t>
      </w:r>
      <w:r w:rsidR="00E7795A">
        <w:rPr>
          <w:rFonts w:ascii="Arial" w:hAnsi="Arial" w:cs="Arial"/>
          <w:sz w:val="22"/>
          <w:szCs w:val="22"/>
        </w:rPr>
        <w:fldChar w:fldCharType="end"/>
      </w:r>
      <w:r w:rsidR="00E7795A">
        <w:rPr>
          <w:rFonts w:ascii="Arial" w:hAnsi="Arial" w:cs="Arial"/>
          <w:sz w:val="22"/>
          <w:szCs w:val="22"/>
        </w:rPr>
        <w:t>. Traditionally,</w:t>
      </w:r>
      <w:r w:rsidR="00E7795A" w:rsidRPr="006C32B1">
        <w:rPr>
          <w:rFonts w:ascii="Arial" w:hAnsi="Arial" w:cs="Arial"/>
          <w:sz w:val="22"/>
          <w:szCs w:val="22"/>
        </w:rPr>
        <w:t xml:space="preserve"> research in neuroscience has </w:t>
      </w:r>
      <w:r w:rsidR="00E7795A">
        <w:rPr>
          <w:rFonts w:ascii="Arial" w:hAnsi="Arial" w:cs="Arial"/>
          <w:sz w:val="22"/>
          <w:szCs w:val="22"/>
        </w:rPr>
        <w:t>sought to measure</w:t>
      </w:r>
      <w:r w:rsidR="00E7795A" w:rsidRPr="006C32B1">
        <w:rPr>
          <w:rFonts w:ascii="Arial" w:hAnsi="Arial" w:cs="Arial"/>
          <w:sz w:val="22"/>
          <w:szCs w:val="22"/>
        </w:rPr>
        <w:t xml:space="preserve"> </w:t>
      </w:r>
      <w:r w:rsidR="00E7795A">
        <w:rPr>
          <w:rFonts w:ascii="Arial" w:hAnsi="Arial" w:cs="Arial"/>
          <w:sz w:val="22"/>
          <w:szCs w:val="22"/>
        </w:rPr>
        <w:t xml:space="preserve">the </w:t>
      </w:r>
      <w:r w:rsidR="00E7795A" w:rsidRPr="008A5AD7">
        <w:rPr>
          <w:rFonts w:ascii="Arial" w:hAnsi="Arial" w:cs="Arial"/>
          <w:i/>
          <w:iCs/>
          <w:sz w:val="22"/>
          <w:szCs w:val="22"/>
        </w:rPr>
        <w:t>content</w:t>
      </w:r>
      <w:r w:rsidR="00E7795A">
        <w:rPr>
          <w:rFonts w:ascii="Arial" w:hAnsi="Arial" w:cs="Arial"/>
          <w:sz w:val="22"/>
          <w:szCs w:val="22"/>
        </w:rPr>
        <w:t xml:space="preserve"> of neural</w:t>
      </w:r>
      <w:r w:rsidR="00E7795A" w:rsidRPr="006C32B1">
        <w:rPr>
          <w:rFonts w:ascii="Arial" w:hAnsi="Arial" w:cs="Arial"/>
          <w:sz w:val="22"/>
          <w:szCs w:val="22"/>
        </w:rPr>
        <w:t xml:space="preserve"> representations</w:t>
      </w:r>
      <w:r w:rsidR="00E7795A">
        <w:rPr>
          <w:rFonts w:ascii="Arial" w:hAnsi="Arial" w:cs="Arial"/>
          <w:sz w:val="22"/>
          <w:szCs w:val="22"/>
        </w:rPr>
        <w:t xml:space="preserve"> </w:t>
      </w:r>
      <w:r w:rsidR="00042E08">
        <w:rPr>
          <w:rFonts w:ascii="Arial" w:hAnsi="Arial" w:cs="Arial"/>
          <w:sz w:val="22"/>
          <w:szCs w:val="22"/>
        </w:rPr>
        <w:t>in efforts</w:t>
      </w:r>
      <w:r w:rsidR="00E7795A">
        <w:rPr>
          <w:rFonts w:ascii="Arial" w:hAnsi="Arial" w:cs="Arial"/>
          <w:sz w:val="22"/>
          <w:szCs w:val="22"/>
        </w:rPr>
        <w:t xml:space="preserve"> </w:t>
      </w:r>
      <w:r w:rsidR="00B21072">
        <w:rPr>
          <w:rFonts w:ascii="Arial" w:hAnsi="Arial" w:cs="Arial"/>
          <w:sz w:val="22"/>
          <w:szCs w:val="22"/>
        </w:rPr>
        <w:t xml:space="preserve">to </w:t>
      </w:r>
      <w:r w:rsidR="00E7795A">
        <w:rPr>
          <w:rFonts w:ascii="Arial" w:hAnsi="Arial" w:cs="Arial"/>
          <w:sz w:val="22"/>
          <w:szCs w:val="22"/>
        </w:rPr>
        <w:t xml:space="preserve">explain complex behaviors. In this way, </w:t>
      </w:r>
      <w:r w:rsidR="00E207D2">
        <w:rPr>
          <w:rFonts w:ascii="Arial" w:hAnsi="Arial" w:cs="Arial"/>
          <w:sz w:val="22"/>
          <w:szCs w:val="22"/>
        </w:rPr>
        <w:t>researchers have</w:t>
      </w:r>
      <w:r w:rsidR="00E7795A">
        <w:rPr>
          <w:rFonts w:ascii="Arial" w:hAnsi="Arial" w:cs="Arial"/>
          <w:sz w:val="22"/>
          <w:szCs w:val="22"/>
        </w:rPr>
        <w:t xml:space="preserve"> identified many important variables </w:t>
      </w:r>
      <w:r w:rsidR="00E207D2">
        <w:rPr>
          <w:rFonts w:ascii="Arial" w:hAnsi="Arial" w:cs="Arial"/>
          <w:sz w:val="22"/>
          <w:szCs w:val="22"/>
        </w:rPr>
        <w:t xml:space="preserve">that </w:t>
      </w:r>
      <w:r w:rsidR="00042E08">
        <w:rPr>
          <w:rFonts w:ascii="Arial" w:hAnsi="Arial" w:cs="Arial"/>
          <w:sz w:val="22"/>
          <w:szCs w:val="22"/>
        </w:rPr>
        <w:t>are involved</w:t>
      </w:r>
      <w:r w:rsidR="00E207D2">
        <w:rPr>
          <w:rFonts w:ascii="Arial" w:hAnsi="Arial" w:cs="Arial"/>
          <w:sz w:val="22"/>
          <w:szCs w:val="22"/>
        </w:rPr>
        <w:t xml:space="preserve"> </w:t>
      </w:r>
      <w:r w:rsidR="00042E08">
        <w:rPr>
          <w:rFonts w:ascii="Arial" w:hAnsi="Arial" w:cs="Arial"/>
          <w:sz w:val="22"/>
          <w:szCs w:val="22"/>
        </w:rPr>
        <w:t xml:space="preserve">in </w:t>
      </w:r>
      <w:r w:rsidR="00E207D2">
        <w:rPr>
          <w:rFonts w:ascii="Arial" w:hAnsi="Arial" w:cs="Arial"/>
          <w:sz w:val="22"/>
          <w:szCs w:val="22"/>
        </w:rPr>
        <w:t xml:space="preserve">computations </w:t>
      </w:r>
      <w:r w:rsidR="00042E08">
        <w:rPr>
          <w:rFonts w:ascii="Arial" w:hAnsi="Arial" w:cs="Arial"/>
          <w:sz w:val="22"/>
          <w:szCs w:val="22"/>
        </w:rPr>
        <w:t>like</w:t>
      </w:r>
      <w:r w:rsidR="00E207D2">
        <w:rPr>
          <w:rFonts w:ascii="Arial" w:hAnsi="Arial" w:cs="Arial"/>
          <w:sz w:val="22"/>
          <w:szCs w:val="22"/>
        </w:rPr>
        <w:t xml:space="preserve"> </w:t>
      </w:r>
      <w:r w:rsidR="00E7795A">
        <w:rPr>
          <w:rFonts w:ascii="Arial" w:hAnsi="Arial" w:cs="Arial"/>
          <w:sz w:val="22"/>
          <w:szCs w:val="22"/>
        </w:rPr>
        <w:t>object recognition,</w:t>
      </w:r>
      <w:r w:rsidR="00E207D2">
        <w:rPr>
          <w:rFonts w:ascii="Arial" w:hAnsi="Arial" w:cs="Arial"/>
          <w:sz w:val="22"/>
          <w:szCs w:val="22"/>
        </w:rPr>
        <w:t xml:space="preserve"> category formation, and</w:t>
      </w:r>
      <w:r w:rsidR="00E7795A">
        <w:rPr>
          <w:rFonts w:ascii="Arial" w:hAnsi="Arial" w:cs="Arial"/>
          <w:sz w:val="22"/>
          <w:szCs w:val="22"/>
        </w:rPr>
        <w:t xml:space="preserve"> rule-based decision-making </w:t>
      </w:r>
      <w:r w:rsidR="00E7795A">
        <w:rPr>
          <w:rFonts w:ascii="Arial" w:hAnsi="Arial" w:cs="Arial"/>
          <w:sz w:val="22"/>
          <w:szCs w:val="22"/>
        </w:rPr>
        <w:fldChar w:fldCharType="begin"/>
      </w:r>
      <w:r w:rsidR="00E7795A">
        <w:rPr>
          <w:rFonts w:ascii="Arial" w:hAnsi="Arial" w:cs="Arial"/>
          <w:sz w:val="22"/>
          <w:szCs w:val="22"/>
        </w:rPr>
        <w:instrText xml:space="preserve"> ADDIN ZOTERO_ITEM CSL_CITATION {"citationID":"TlPrpxo5","properties":{"formattedCitation":"[23\\uc0\\u8211{}26]","plainCitation":"[23–26]","noteIndex":0},"citationItems":[{"id":"ZKnrGNpJ/ki6aAcKb","uris":["http://zotero.org/users/5885257/items/HIPNLL4G"],"uri":["http://zotero.org/users/5885257/items/HIPNLL4G"],"itemData":{"id":42,"type":"article-journal","abstract":"Mounting evidence suggests that ‘core object recognition,’ the ability to rapidly recognize objects despite substantial appearance variation, is solved in the brain via a cascade of reflexive, largely feedforward computations that culminate in a powerful neuronal representation in the inferior temporal cortex. However, the algorithm that produces this solution remains poorly understood. Here we review evidence ranging from individual neurons and neuronal populations to behavior and computational models. We propose that understanding this algorithm will require using neuronal and psychophysical data to sift through many computational models, each based on building blocks of small, canonical subnetworks with a common functional goal.","container-title":"Neuron","DOI":"10.1016/j.neuron.2012.01.010","ISSN":"0896-6273","issue":"3","journalAbbreviation":"Neuron","page":"415-434","source":"ScienceDirect","title":"How Does the Brain Solve Visual Object Recognition?","volume":"73","author":[{"family":"DiCarlo","given":"James J."},{"family":"Zoccolan","given":"Davide"},{"family":"Rust","given":"Nicole C."}],"issued":{"date-parts":[["2012",2,9]]}}},{"id":"ZKnrGNpJ/BWmY3TGw","uris":["http://zotero.org/users/5885257/items/IRPJJ9WH"],"uri":["http://zotero.org/users/5885257/items/IRPJJ9WH"],"itemData":{"id":254,"type":"article-journal","abstract":"The ability to abstract principles or rules from direct experience allows behaviour to extend beyond specific circumstances to general situations. For example, we learn the ‘rules’ for restaurant dining from specific experiences and can then apply them in new restaurants. The use of such rules is thought to depend on the prefrontal cortex (PFC) because its damage often results in difficulty in following rules1. Here we explore its neural basis by recording from single neurons in the PFC of monkeys trained to use two abstract rules. They were required to indicate whether two successively presented pictures were the same or different depending on which rule was currently in effect. The monkeys performed this task with new pictures, thus showing that they had learned two general principles that could be applied to stimuli that they had not yet experienced. The most prevalent neuronal activity observed in the PFC reflected the coding of these abstract rules.","container-title":"Nature","DOI":"10.1038/35082081","ISSN":"1476-4687","issue":"6840","journalAbbreviation":"Nature","language":"en","page":"953-956","source":"www.nature.com","title":"Single neurons in prefrontal cortex encode abstract rules","volume":"411","author":[{"family":"Wallis","given":"Jonathan D."},{"family":"Anderson","given":"Kathleen C."},{"family":"Miller","given":"Earl K."}],"issued":{"date-parts":[["2001",6]]}}},{"id":"ZKnrGNpJ/g5Xsag4Y","uris":["http://zotero.org/users/5885257/items/9SBT43K2"],"uri":["http://zotero.org/users/5885257/items/9SBT43K2"],"itemData":{"id":1314,"type":"article-journal","container-title":"Current Opinion in Neurobiology","DOI":"10.1016/S0959-4388(03)00037-0","ISSN":"09594388","issue":"2","journalAbbreviation":"Current Opinion in Neurobiology","language":"en","page":"198-203","source":"DOI.org (Crossref)","title":"Neural correlates of categories and concepts","volume":"13","author":[{"family":"Miller","given":"Earl K"},{"family":"Nieder","given":"Andreas"},{"family":"Freedman","given":"David J"},{"family":"Wallis","given":"Jonathan D"}],"issued":{"date-parts":[["2003",4]]}}},{"id":"ZKnrGNpJ/M5lRTz4d","uris":["http://zotero.org/users/5885257/items/WDJWXVKC"],"uri":["http://zotero.org/users/5885257/items/WDJWXVKC"],"itemData":{"id":213,"type":"article-journal","abstract":"Neurons in prefrontal cortex (PFC) encode rules, goals, and other abstract information thought to underlie cognitive, emotional, and behavioral flexibility. Here we show that the amygdala, a brain area traditionally thought to mediate emotions, also encodes abstract information that could underlie this flexibility. Monkeys performed a task in which stimulus-reinforcement contingencies varied between two sets of associations, each defining a context. Reinforcement prediction required identifying a stimulus and knowing the current context. Behavioral evidence indicated that monkeys utilized this information to perform inference and adjust their behavior. Neural representations in both amygdala and PFC reflected the linked sets of associations implicitly defining each context, a process requiring a level of abstraction characteristic of cognitive operations. Surprisingly, when errors were made, the context signal weakened substantially in the amygdala. These data emphasize the importance of maintaining abstract cognitive information in the amygdala to support flexible behavior. Saez et al. study mechanisms in the amygdala and pre-frontal cortex relevant to the cognitive regulation of emotion. Surprisingly, they report that the encoding of abstract cognitive information by the amygdala, more than pre-frontal cortex, correlates with accurate reinforcement prediction.","container-title":"Neuron","DOI":"10.1016/j.neuron.2015.07.024","ISSN":"10974199","issue":"4","page":"869–881","title":"Abstract Context Representations in Primate Amygdala and Prefrontal Cortex","volume":"87","author":[{"family":"Saez","given":"A."},{"family":"Rigotti","given":"M."},{"family":"Ostojic","given":"S."},{"family":"Fusi","given":"S."},{"family":"Salzman","given":"C. D."}],"issued":{"date-parts":[["2015"]]}}}],"schema":"https://github.com/citation-style-language/schema/raw/master/csl-citation.json"} </w:instrText>
      </w:r>
      <w:r w:rsidR="00E7795A">
        <w:rPr>
          <w:rFonts w:ascii="Arial" w:hAnsi="Arial" w:cs="Arial"/>
          <w:sz w:val="22"/>
          <w:szCs w:val="22"/>
        </w:rPr>
        <w:fldChar w:fldCharType="separate"/>
      </w:r>
      <w:r w:rsidR="00E7795A" w:rsidRPr="00E7795A">
        <w:rPr>
          <w:rFonts w:ascii="Arial" w:hAnsi="Arial" w:cs="Arial"/>
          <w:sz w:val="22"/>
        </w:rPr>
        <w:t>[23–26]</w:t>
      </w:r>
      <w:r w:rsidR="00E7795A">
        <w:rPr>
          <w:rFonts w:ascii="Arial" w:hAnsi="Arial" w:cs="Arial"/>
          <w:sz w:val="22"/>
          <w:szCs w:val="22"/>
        </w:rPr>
        <w:fldChar w:fldCharType="end"/>
      </w:r>
      <w:r w:rsidR="00E7795A">
        <w:rPr>
          <w:rFonts w:ascii="Arial" w:hAnsi="Arial" w:cs="Arial"/>
          <w:sz w:val="22"/>
          <w:szCs w:val="22"/>
        </w:rPr>
        <w:t xml:space="preserve">. </w:t>
      </w:r>
      <w:r w:rsidR="008A5AD7">
        <w:rPr>
          <w:rFonts w:ascii="Arial" w:hAnsi="Arial" w:cs="Arial"/>
          <w:sz w:val="22"/>
          <w:szCs w:val="22"/>
        </w:rPr>
        <w:t>Efforts of t</w:t>
      </w:r>
      <w:r w:rsidR="00E7795A">
        <w:rPr>
          <w:rFonts w:ascii="Arial" w:hAnsi="Arial" w:cs="Arial"/>
          <w:sz w:val="22"/>
          <w:szCs w:val="22"/>
        </w:rPr>
        <w:t xml:space="preserve">his kind </w:t>
      </w:r>
      <w:r w:rsidR="008A5AD7">
        <w:rPr>
          <w:rFonts w:ascii="Arial" w:hAnsi="Arial" w:cs="Arial"/>
          <w:sz w:val="22"/>
          <w:szCs w:val="22"/>
        </w:rPr>
        <w:t xml:space="preserve">typically </w:t>
      </w:r>
      <w:r w:rsidR="00E7795A">
        <w:rPr>
          <w:rFonts w:ascii="Arial" w:hAnsi="Arial" w:cs="Arial"/>
          <w:sz w:val="22"/>
          <w:szCs w:val="22"/>
        </w:rPr>
        <w:t>begin by postulating that</w:t>
      </w:r>
      <w:r w:rsidR="00E7795A" w:rsidRPr="006C32B1">
        <w:rPr>
          <w:rFonts w:ascii="Arial" w:hAnsi="Arial" w:cs="Arial"/>
          <w:sz w:val="22"/>
          <w:szCs w:val="22"/>
        </w:rPr>
        <w:t xml:space="preserve"> </w:t>
      </w:r>
      <w:r w:rsidR="00E7795A">
        <w:rPr>
          <w:rFonts w:ascii="Arial" w:hAnsi="Arial" w:cs="Arial"/>
          <w:sz w:val="22"/>
          <w:szCs w:val="22"/>
        </w:rPr>
        <w:t>some</w:t>
      </w:r>
      <w:r w:rsidR="00E7795A" w:rsidRPr="006C32B1">
        <w:rPr>
          <w:rFonts w:ascii="Arial" w:hAnsi="Arial" w:cs="Arial"/>
          <w:sz w:val="22"/>
          <w:szCs w:val="22"/>
        </w:rPr>
        <w:t xml:space="preserve"> variable </w:t>
      </w:r>
      <w:r w:rsidR="00E7795A">
        <w:rPr>
          <w:rFonts w:ascii="Arial" w:hAnsi="Arial" w:cs="Arial"/>
          <w:sz w:val="22"/>
          <w:szCs w:val="22"/>
        </w:rPr>
        <w:t xml:space="preserve">is necessary for the </w:t>
      </w:r>
      <w:r w:rsidR="00E7795A" w:rsidRPr="006C32B1">
        <w:rPr>
          <w:rFonts w:ascii="Arial" w:hAnsi="Arial" w:cs="Arial"/>
          <w:sz w:val="22"/>
          <w:szCs w:val="22"/>
        </w:rPr>
        <w:t xml:space="preserve">behavior </w:t>
      </w:r>
      <w:r w:rsidR="00E7795A">
        <w:rPr>
          <w:rFonts w:ascii="Arial" w:hAnsi="Arial" w:cs="Arial"/>
          <w:sz w:val="22"/>
          <w:szCs w:val="22"/>
        </w:rPr>
        <w:t xml:space="preserve">in </w:t>
      </w:r>
      <w:r w:rsidR="008A5AD7">
        <w:rPr>
          <w:rFonts w:ascii="Arial" w:hAnsi="Arial" w:cs="Arial"/>
          <w:sz w:val="22"/>
          <w:szCs w:val="22"/>
        </w:rPr>
        <w:t>question and</w:t>
      </w:r>
      <w:r w:rsidR="00E7795A" w:rsidRPr="006C32B1">
        <w:rPr>
          <w:rFonts w:ascii="Arial" w:hAnsi="Arial" w:cs="Arial"/>
          <w:sz w:val="22"/>
          <w:szCs w:val="22"/>
        </w:rPr>
        <w:t xml:space="preserve"> </w:t>
      </w:r>
      <w:r w:rsidR="00E7795A">
        <w:rPr>
          <w:rFonts w:ascii="Arial" w:hAnsi="Arial" w:cs="Arial"/>
          <w:sz w:val="22"/>
          <w:szCs w:val="22"/>
        </w:rPr>
        <w:t xml:space="preserve">proceed by </w:t>
      </w:r>
      <w:r w:rsidR="00E7795A" w:rsidRPr="006C32B1">
        <w:rPr>
          <w:rFonts w:ascii="Arial" w:hAnsi="Arial" w:cs="Arial"/>
          <w:sz w:val="22"/>
          <w:szCs w:val="22"/>
        </w:rPr>
        <w:t>searchi</w:t>
      </w:r>
      <w:r w:rsidR="00E7795A">
        <w:rPr>
          <w:rFonts w:ascii="Arial" w:hAnsi="Arial" w:cs="Arial"/>
          <w:sz w:val="22"/>
          <w:szCs w:val="22"/>
        </w:rPr>
        <w:t>n</w:t>
      </w:r>
      <w:r w:rsidR="00E7795A" w:rsidRPr="006C32B1">
        <w:rPr>
          <w:rFonts w:ascii="Arial" w:hAnsi="Arial" w:cs="Arial"/>
          <w:sz w:val="22"/>
          <w:szCs w:val="22"/>
        </w:rPr>
        <w:t>g for representations of that variable in candidate brain areas</w:t>
      </w:r>
      <w:r w:rsidR="00E207D2">
        <w:rPr>
          <w:rFonts w:ascii="Arial" w:hAnsi="Arial" w:cs="Arial"/>
          <w:sz w:val="22"/>
          <w:szCs w:val="22"/>
        </w:rPr>
        <w:t xml:space="preserve">, </w:t>
      </w:r>
      <w:r w:rsidR="00E7795A" w:rsidRPr="006C32B1">
        <w:rPr>
          <w:rFonts w:ascii="Arial" w:hAnsi="Arial" w:cs="Arial"/>
          <w:sz w:val="22"/>
          <w:szCs w:val="22"/>
        </w:rPr>
        <w:t xml:space="preserve">during key task epochs. However, </w:t>
      </w:r>
      <w:r w:rsidR="00E7795A">
        <w:rPr>
          <w:rFonts w:ascii="Arial" w:hAnsi="Arial" w:cs="Arial"/>
          <w:sz w:val="22"/>
          <w:szCs w:val="22"/>
        </w:rPr>
        <w:t>such</w:t>
      </w:r>
      <w:r w:rsidR="00E7795A" w:rsidRPr="006C32B1">
        <w:rPr>
          <w:rFonts w:ascii="Arial" w:hAnsi="Arial" w:cs="Arial"/>
          <w:sz w:val="22"/>
          <w:szCs w:val="22"/>
        </w:rPr>
        <w:t xml:space="preserve"> </w:t>
      </w:r>
      <w:r w:rsidR="00E7795A">
        <w:rPr>
          <w:rFonts w:ascii="Arial" w:hAnsi="Arial" w:cs="Arial"/>
          <w:sz w:val="22"/>
          <w:szCs w:val="22"/>
        </w:rPr>
        <w:t>studies</w:t>
      </w:r>
      <w:r w:rsidR="00E7795A" w:rsidRPr="006C32B1">
        <w:rPr>
          <w:rFonts w:ascii="Arial" w:hAnsi="Arial" w:cs="Arial"/>
          <w:sz w:val="22"/>
          <w:szCs w:val="22"/>
        </w:rPr>
        <w:t xml:space="preserve"> have </w:t>
      </w:r>
      <w:del w:id="39" w:author="Microsoft Office User" w:date="2020-12-08T11:16:00Z">
        <w:r w:rsidR="00E7795A" w:rsidDel="00324F2A">
          <w:rPr>
            <w:rFonts w:ascii="Arial" w:hAnsi="Arial" w:cs="Arial"/>
            <w:sz w:val="22"/>
            <w:szCs w:val="22"/>
          </w:rPr>
          <w:delText>not</w:delText>
        </w:r>
      </w:del>
      <w:ins w:id="40" w:author="Microsoft Office User" w:date="2020-12-08T11:16:00Z">
        <w:r w:rsidR="00324F2A">
          <w:rPr>
            <w:rFonts w:ascii="Arial" w:hAnsi="Arial" w:cs="Arial"/>
            <w:sz w:val="22"/>
            <w:szCs w:val="22"/>
          </w:rPr>
          <w:t>typically not distinguished bet</w:t>
        </w:r>
      </w:ins>
      <w:ins w:id="41" w:author="Microsoft Office User" w:date="2020-12-08T11:17:00Z">
        <w:r w:rsidR="00324F2A">
          <w:rPr>
            <w:rFonts w:ascii="Arial" w:hAnsi="Arial" w:cs="Arial"/>
            <w:sz w:val="22"/>
            <w:szCs w:val="22"/>
          </w:rPr>
          <w:t>ween different types of flexible behavior and how these types place distinct demands in</w:t>
        </w:r>
      </w:ins>
      <w:del w:id="42" w:author="Microsoft Office User" w:date="2020-12-08T11:17:00Z">
        <w:r w:rsidR="008A5AD7" w:rsidDel="00324F2A">
          <w:rPr>
            <w:rFonts w:ascii="Arial" w:hAnsi="Arial" w:cs="Arial"/>
            <w:sz w:val="22"/>
            <w:szCs w:val="22"/>
          </w:rPr>
          <w:delText xml:space="preserve"> </w:delText>
        </w:r>
      </w:del>
      <w:del w:id="43" w:author="Microsoft Office User" w:date="2020-12-08T11:16:00Z">
        <w:r w:rsidR="008A5AD7" w:rsidDel="00324F2A">
          <w:rPr>
            <w:rFonts w:ascii="Arial" w:hAnsi="Arial" w:cs="Arial"/>
            <w:sz w:val="22"/>
            <w:szCs w:val="22"/>
          </w:rPr>
          <w:delText>been able to</w:delText>
        </w:r>
        <w:r w:rsidR="00E7795A" w:rsidDel="00324F2A">
          <w:rPr>
            <w:rFonts w:ascii="Arial" w:hAnsi="Arial" w:cs="Arial"/>
            <w:sz w:val="22"/>
            <w:szCs w:val="22"/>
          </w:rPr>
          <w:delText xml:space="preserve"> explain</w:delText>
        </w:r>
      </w:del>
      <w:r w:rsidR="00E7795A">
        <w:rPr>
          <w:rFonts w:ascii="Arial" w:hAnsi="Arial" w:cs="Arial"/>
          <w:sz w:val="22"/>
          <w:szCs w:val="22"/>
        </w:rPr>
        <w:t xml:space="preserve"> </w:t>
      </w:r>
      <w:r w:rsidR="00E7795A" w:rsidRPr="006C32B1">
        <w:rPr>
          <w:rFonts w:ascii="Arial" w:hAnsi="Arial" w:cs="Arial"/>
          <w:sz w:val="22"/>
          <w:szCs w:val="22"/>
        </w:rPr>
        <w:t>how</w:t>
      </w:r>
      <w:r w:rsidR="00E7795A">
        <w:rPr>
          <w:rFonts w:ascii="Arial" w:hAnsi="Arial" w:cs="Arial"/>
          <w:sz w:val="22"/>
          <w:szCs w:val="22"/>
        </w:rPr>
        <w:t xml:space="preserve"> </w:t>
      </w:r>
      <w:ins w:id="44" w:author="Microsoft Office User" w:date="2020-12-08T11:17:00Z">
        <w:r w:rsidR="00324F2A">
          <w:rPr>
            <w:rFonts w:ascii="Arial" w:hAnsi="Arial" w:cs="Arial"/>
            <w:sz w:val="22"/>
            <w:szCs w:val="22"/>
          </w:rPr>
          <w:t xml:space="preserve">a neural ensemble </w:t>
        </w:r>
      </w:ins>
      <w:r w:rsidR="00E7795A" w:rsidRPr="006C32B1">
        <w:rPr>
          <w:rFonts w:ascii="Arial" w:hAnsi="Arial" w:cs="Arial"/>
          <w:sz w:val="22"/>
          <w:szCs w:val="22"/>
        </w:rPr>
        <w:t>represen</w:t>
      </w:r>
      <w:ins w:id="45" w:author="Microsoft Office User" w:date="2020-12-08T11:17:00Z">
        <w:r w:rsidR="00324F2A">
          <w:rPr>
            <w:rFonts w:ascii="Arial" w:hAnsi="Arial" w:cs="Arial"/>
            <w:sz w:val="22"/>
            <w:szCs w:val="22"/>
          </w:rPr>
          <w:t>ts</w:t>
        </w:r>
      </w:ins>
      <w:del w:id="46" w:author="Microsoft Office User" w:date="2020-12-08T11:17:00Z">
        <w:r w:rsidR="00E7795A" w:rsidRPr="006C32B1" w:rsidDel="00324F2A">
          <w:rPr>
            <w:rFonts w:ascii="Arial" w:hAnsi="Arial" w:cs="Arial"/>
            <w:sz w:val="22"/>
            <w:szCs w:val="22"/>
          </w:rPr>
          <w:delText>tations</w:delText>
        </w:r>
      </w:del>
      <w:r w:rsidR="00E7795A" w:rsidRPr="006C32B1">
        <w:rPr>
          <w:rFonts w:ascii="Arial" w:hAnsi="Arial" w:cs="Arial"/>
          <w:sz w:val="22"/>
          <w:szCs w:val="22"/>
        </w:rPr>
        <w:t xml:space="preserve"> </w:t>
      </w:r>
      <w:del w:id="47" w:author="Microsoft Office User" w:date="2020-12-08T11:17:00Z">
        <w:r w:rsidR="00E7795A" w:rsidDel="00324F2A">
          <w:rPr>
            <w:rFonts w:ascii="Arial" w:hAnsi="Arial" w:cs="Arial"/>
            <w:sz w:val="22"/>
            <w:szCs w:val="22"/>
          </w:rPr>
          <w:delText xml:space="preserve">of </w:delText>
        </w:r>
      </w:del>
      <w:r w:rsidR="008A5AD7">
        <w:rPr>
          <w:rFonts w:ascii="Arial" w:hAnsi="Arial" w:cs="Arial"/>
          <w:sz w:val="22"/>
          <w:szCs w:val="22"/>
        </w:rPr>
        <w:t>specific</w:t>
      </w:r>
      <w:r w:rsidR="00E7795A">
        <w:rPr>
          <w:rFonts w:ascii="Arial" w:hAnsi="Arial" w:cs="Arial"/>
          <w:sz w:val="22"/>
          <w:szCs w:val="22"/>
        </w:rPr>
        <w:t xml:space="preserve"> variables </w:t>
      </w:r>
      <w:del w:id="48" w:author="Microsoft Office User" w:date="2020-12-08T11:17:00Z">
        <w:r w:rsidR="00E7795A" w:rsidDel="00324F2A">
          <w:rPr>
            <w:rFonts w:ascii="Arial" w:hAnsi="Arial" w:cs="Arial"/>
            <w:sz w:val="22"/>
            <w:szCs w:val="22"/>
          </w:rPr>
          <w:delText xml:space="preserve">might give rise </w:delText>
        </w:r>
      </w:del>
      <w:r w:rsidR="00E7795A">
        <w:rPr>
          <w:rFonts w:ascii="Arial" w:hAnsi="Arial" w:cs="Arial"/>
          <w:sz w:val="22"/>
          <w:szCs w:val="22"/>
        </w:rPr>
        <w:t xml:space="preserve">to </w:t>
      </w:r>
      <w:ins w:id="49" w:author="Microsoft Office User" w:date="2020-12-08T11:17:00Z">
        <w:r w:rsidR="00324F2A">
          <w:rPr>
            <w:rFonts w:ascii="Arial" w:hAnsi="Arial" w:cs="Arial"/>
            <w:sz w:val="22"/>
            <w:szCs w:val="22"/>
          </w:rPr>
          <w:t>support</w:t>
        </w:r>
      </w:ins>
      <w:ins w:id="50" w:author="Microsoft Office User" w:date="2020-12-08T11:18:00Z">
        <w:r w:rsidR="00324F2A">
          <w:rPr>
            <w:rFonts w:ascii="Arial" w:hAnsi="Arial" w:cs="Arial"/>
            <w:sz w:val="22"/>
            <w:szCs w:val="22"/>
          </w:rPr>
          <w:t xml:space="preserve"> </w:t>
        </w:r>
      </w:ins>
      <w:del w:id="51" w:author="Microsoft Office User" w:date="2020-12-08T11:17:00Z">
        <w:r w:rsidR="00E7795A" w:rsidDel="00324F2A">
          <w:rPr>
            <w:rFonts w:ascii="Arial" w:hAnsi="Arial" w:cs="Arial"/>
            <w:sz w:val="22"/>
            <w:szCs w:val="22"/>
          </w:rPr>
          <w:delText xml:space="preserve">(or alternatively, prevent) </w:delText>
        </w:r>
      </w:del>
      <w:r w:rsidR="00E207D2">
        <w:rPr>
          <w:rFonts w:ascii="Arial" w:hAnsi="Arial" w:cs="Arial"/>
          <w:sz w:val="22"/>
          <w:szCs w:val="22"/>
        </w:rPr>
        <w:t>behavioral flexibility</w:t>
      </w:r>
      <w:r w:rsidR="00E7795A">
        <w:rPr>
          <w:rFonts w:ascii="Arial" w:hAnsi="Arial" w:cs="Arial"/>
          <w:sz w:val="22"/>
          <w:szCs w:val="22"/>
        </w:rPr>
        <w:t>.</w:t>
      </w:r>
    </w:p>
    <w:p w14:paraId="6C6CDF13" w14:textId="0D64F481" w:rsidR="000A7E16" w:rsidRDefault="000A7E16" w:rsidP="000A7E16">
      <w:pPr>
        <w:jc w:val="both"/>
        <w:rPr>
          <w:rFonts w:ascii="Arial" w:hAnsi="Arial" w:cs="Arial"/>
          <w:sz w:val="22"/>
          <w:szCs w:val="22"/>
        </w:rPr>
      </w:pPr>
    </w:p>
    <w:p w14:paraId="05D33754" w14:textId="4CD9F86D" w:rsidR="0077691D" w:rsidRPr="00DF6FDA" w:rsidRDefault="00503C90" w:rsidP="00DF6FDA">
      <w:pPr>
        <w:jc w:val="both"/>
        <w:rPr>
          <w:rFonts w:ascii="Arial" w:hAnsi="Arial" w:cs="Arial"/>
          <w:i/>
          <w:iCs/>
          <w:sz w:val="22"/>
          <w:szCs w:val="22"/>
          <w:u w:val="single"/>
        </w:rPr>
      </w:pPr>
      <w:r w:rsidRPr="00D97C7A">
        <w:rPr>
          <w:rFonts w:ascii="Arial" w:hAnsi="Arial" w:cs="Arial"/>
          <w:i/>
          <w:iCs/>
          <w:sz w:val="22"/>
          <w:szCs w:val="22"/>
          <w:u w:val="single"/>
        </w:rPr>
        <w:t xml:space="preserve">The </w:t>
      </w:r>
      <w:r w:rsidR="000A7E16" w:rsidRPr="00D97C7A">
        <w:rPr>
          <w:rFonts w:ascii="Arial" w:hAnsi="Arial" w:cs="Arial"/>
          <w:i/>
          <w:iCs/>
          <w:sz w:val="22"/>
          <w:szCs w:val="22"/>
          <w:u w:val="single"/>
        </w:rPr>
        <w:t>Geometry of</w:t>
      </w:r>
      <w:r w:rsidRPr="00D97C7A">
        <w:rPr>
          <w:rFonts w:ascii="Arial" w:hAnsi="Arial" w:cs="Arial"/>
          <w:i/>
          <w:iCs/>
          <w:sz w:val="22"/>
          <w:szCs w:val="22"/>
          <w:u w:val="single"/>
        </w:rPr>
        <w:t xml:space="preserve"> Neural </w:t>
      </w:r>
      <w:r w:rsidR="000A7E16" w:rsidRPr="00D97C7A">
        <w:rPr>
          <w:rFonts w:ascii="Arial" w:hAnsi="Arial" w:cs="Arial"/>
          <w:i/>
          <w:iCs/>
          <w:sz w:val="22"/>
          <w:szCs w:val="22"/>
          <w:u w:val="single"/>
        </w:rPr>
        <w:t>Representations:</w:t>
      </w:r>
      <w:r w:rsidR="003D634A">
        <w:rPr>
          <w:rFonts w:ascii="Arial" w:hAnsi="Arial" w:cs="Arial"/>
          <w:noProof/>
          <w:sz w:val="22"/>
          <w:szCs w:val="22"/>
        </w:rPr>
        <mc:AlternateContent>
          <mc:Choice Requires="wps">
            <w:drawing>
              <wp:anchor distT="0" distB="0" distL="114300" distR="114300" simplePos="0" relativeHeight="251659264" behindDoc="0" locked="0" layoutInCell="1" allowOverlap="1" wp14:anchorId="7E596712" wp14:editId="37B150FB">
                <wp:simplePos x="0" y="0"/>
                <wp:positionH relativeFrom="margin">
                  <wp:posOffset>1897380</wp:posOffset>
                </wp:positionH>
                <wp:positionV relativeFrom="margin">
                  <wp:posOffset>8310880</wp:posOffset>
                </wp:positionV>
                <wp:extent cx="4934585" cy="798830"/>
                <wp:effectExtent l="0" t="0" r="5715" b="1270"/>
                <wp:wrapSquare wrapText="bothSides"/>
                <wp:docPr id="9" name="Text Box 9"/>
                <wp:cNvGraphicFramePr/>
                <a:graphic xmlns:a="http://schemas.openxmlformats.org/drawingml/2006/main">
                  <a:graphicData uri="http://schemas.microsoft.com/office/word/2010/wordprocessingShape">
                    <wps:wsp>
                      <wps:cNvSpPr txBox="1"/>
                      <wps:spPr>
                        <a:xfrm>
                          <a:off x="0" y="0"/>
                          <a:ext cx="4934585" cy="798830"/>
                        </a:xfrm>
                        <a:prstGeom prst="rect">
                          <a:avLst/>
                        </a:prstGeom>
                        <a:solidFill>
                          <a:schemeClr val="lt1"/>
                        </a:solidFill>
                        <a:ln w="6350">
                          <a:noFill/>
                        </a:ln>
                      </wps:spPr>
                      <wps:txbx>
                        <w:txbxContent>
                          <w:p w14:paraId="1459399A" w14:textId="6D1A4E21" w:rsidR="00E360DD" w:rsidRPr="006463E0" w:rsidRDefault="00E360DD" w:rsidP="001C62C9">
                            <w:pPr>
                              <w:pStyle w:val="Caption"/>
                              <w:jc w:val="both"/>
                              <w:rPr>
                                <w:rFonts w:ascii="Arial" w:hAnsi="Arial" w:cs="Arial"/>
                                <w:i w:val="0"/>
                                <w:iCs w:val="0"/>
                                <w:color w:val="000000" w:themeColor="text1"/>
                                <w:sz w:val="16"/>
                                <w:szCs w:val="16"/>
                              </w:rPr>
                            </w:pPr>
                            <w:r w:rsidRPr="006463E0">
                              <w:rPr>
                                <w:rFonts w:ascii="Arial" w:hAnsi="Arial" w:cs="Arial"/>
                                <w:b/>
                                <w:bCs/>
                                <w:i w:val="0"/>
                                <w:iCs w:val="0"/>
                                <w:color w:val="000000" w:themeColor="text1"/>
                                <w:sz w:val="16"/>
                                <w:szCs w:val="16"/>
                              </w:rPr>
                              <w:t>Fig. 1: Behavioral flexibility and the geometry of neural representations.</w:t>
                            </w:r>
                            <w:r w:rsidRPr="006463E0">
                              <w:rPr>
                                <w:rFonts w:ascii="Arial" w:hAnsi="Arial" w:cs="Arial"/>
                                <w:i w:val="0"/>
                                <w:iCs w:val="0"/>
                                <w:color w:val="000000" w:themeColor="text1"/>
                                <w:sz w:val="16"/>
                                <w:szCs w:val="16"/>
                              </w:rPr>
                              <w:t xml:space="preserve"> (left) Targeted brain areas in </w:t>
                            </w:r>
                            <w:r>
                              <w:rPr>
                                <w:rFonts w:ascii="Arial" w:hAnsi="Arial" w:cs="Arial"/>
                                <w:i w:val="0"/>
                                <w:iCs w:val="0"/>
                                <w:color w:val="000000" w:themeColor="text1"/>
                                <w:sz w:val="16"/>
                                <w:szCs w:val="16"/>
                              </w:rPr>
                              <w:t xml:space="preserve">the </w:t>
                            </w:r>
                            <w:r w:rsidRPr="006463E0">
                              <w:rPr>
                                <w:rFonts w:ascii="Arial" w:hAnsi="Arial" w:cs="Arial"/>
                                <w:i w:val="0"/>
                                <w:iCs w:val="0"/>
                                <w:color w:val="000000" w:themeColor="text1"/>
                                <w:sz w:val="16"/>
                                <w:szCs w:val="16"/>
                              </w:rPr>
                              <w:t>rhesus macaque. (right) Schematic showing predicted geometries for the two types of behavioral flexibility. Plots show the response of three neurons to 8 experimental conditions belonging to two contexts (blue &amp; green).</w:t>
                            </w:r>
                            <w:r>
                              <w:rPr>
                                <w:rFonts w:ascii="Arial" w:hAnsi="Arial" w:cs="Arial"/>
                                <w:i w:val="0"/>
                                <w:iCs w:val="0"/>
                                <w:color w:val="000000" w:themeColor="text1"/>
                                <w:sz w:val="16"/>
                                <w:szCs w:val="16"/>
                              </w:rPr>
                              <w:t xml:space="preserve"> The top shows a geometry in which all conditions (and variables) are highly separable</w:t>
                            </w:r>
                            <w:ins w:id="52" w:author="Microsoft Office User" w:date="2020-12-08T11:19:00Z">
                              <w:r w:rsidR="000A742B">
                                <w:rPr>
                                  <w:rFonts w:ascii="Arial" w:hAnsi="Arial" w:cs="Arial"/>
                                  <w:i w:val="0"/>
                                  <w:iCs w:val="0"/>
                                  <w:color w:val="000000" w:themeColor="text1"/>
                                  <w:sz w:val="16"/>
                                  <w:szCs w:val="16"/>
                                </w:rPr>
                                <w:t xml:space="preserve"> by a linear decoder</w:t>
                              </w:r>
                            </w:ins>
                            <w:r>
                              <w:rPr>
                                <w:rFonts w:ascii="Arial" w:hAnsi="Arial" w:cs="Arial"/>
                                <w:i w:val="0"/>
                                <w:iCs w:val="0"/>
                                <w:color w:val="000000" w:themeColor="text1"/>
                                <w:sz w:val="16"/>
                                <w:szCs w:val="16"/>
                              </w:rPr>
                              <w:t xml:space="preserve">, </w:t>
                            </w:r>
                            <w:ins w:id="53" w:author="Microsoft Office User" w:date="2020-12-08T11:19:00Z">
                              <w:r w:rsidR="000A742B">
                                <w:rPr>
                                  <w:rFonts w:ascii="Arial" w:hAnsi="Arial" w:cs="Arial"/>
                                  <w:i w:val="0"/>
                                  <w:iCs w:val="0"/>
                                  <w:color w:val="000000" w:themeColor="text1"/>
                                  <w:sz w:val="16"/>
                                  <w:szCs w:val="16"/>
                                </w:rPr>
                                <w:t>as the representation has</w:t>
                              </w:r>
                            </w:ins>
                            <w:del w:id="54" w:author="Microsoft Office User" w:date="2020-12-08T11:19:00Z">
                              <w:r w:rsidDel="000A742B">
                                <w:rPr>
                                  <w:rFonts w:ascii="Arial" w:hAnsi="Arial" w:cs="Arial"/>
                                  <w:i w:val="0"/>
                                  <w:iCs w:val="0"/>
                                  <w:color w:val="000000" w:themeColor="text1"/>
                                  <w:sz w:val="16"/>
                                  <w:szCs w:val="16"/>
                                </w:rPr>
                                <w:delText>yielding</w:delText>
                              </w:r>
                            </w:del>
                            <w:r>
                              <w:rPr>
                                <w:rFonts w:ascii="Arial" w:hAnsi="Arial" w:cs="Arial"/>
                                <w:i w:val="0"/>
                                <w:iCs w:val="0"/>
                                <w:color w:val="000000" w:themeColor="text1"/>
                                <w:sz w:val="16"/>
                                <w:szCs w:val="16"/>
                              </w:rPr>
                              <w:t xml:space="preserve"> high SD. The bottom shows a geometry in which conditions are highly structured across the two contexts, yielding high CCGP</w:t>
                            </w:r>
                            <w:ins w:id="55" w:author="Microsoft Office User" w:date="2020-12-08T11:19:00Z">
                              <w:r w:rsidR="000A742B">
                                <w:rPr>
                                  <w:rFonts w:ascii="Arial" w:hAnsi="Arial" w:cs="Arial"/>
                                  <w:i w:val="0"/>
                                  <w:iCs w:val="0"/>
                                  <w:color w:val="000000" w:themeColor="text1"/>
                                  <w:sz w:val="16"/>
                                  <w:szCs w:val="16"/>
                                </w:rPr>
                                <w:t xml:space="preserve"> and somewhat lower SD</w:t>
                              </w:r>
                            </w:ins>
                            <w:r>
                              <w:rPr>
                                <w:rFonts w:ascii="Arial" w:hAnsi="Arial" w:cs="Arial"/>
                                <w:i w:val="0"/>
                                <w:iCs w:val="0"/>
                                <w:color w:val="000000" w:themeColor="text1"/>
                                <w:sz w:val="16"/>
                                <w:szCs w:val="16"/>
                              </w:rPr>
                              <w:t>.</w:t>
                            </w:r>
                          </w:p>
                          <w:p w14:paraId="3E0375FA" w14:textId="77777777" w:rsidR="00E360DD" w:rsidRPr="006463E0" w:rsidRDefault="00E360DD" w:rsidP="001C62C9">
                            <w:pP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E596712" id="_x0000_t202" coordsize="21600,21600" o:spt="202" path="m,l,21600r21600,l21600,xe">
                <v:stroke joinstyle="miter"/>
                <v:path gradientshapeok="t" o:connecttype="rect"/>
              </v:shapetype>
              <v:shape id="Text Box 9" o:spid="_x0000_s1026" type="#_x0000_t202" style="position:absolute;left:0;text-align:left;margin-left:149.4pt;margin-top:654.4pt;width:388.55pt;height:62.9pt;z-index:2516592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" fillcolor="white [3201]" stroked="f" strokeweight=".5pt">
                <v:textbox>
                  <w:txbxContent>
                    <w:p w14:paraId="1459399A" w14:textId="6D1A4E21" w:rsidR="00E360DD" w:rsidRPr="006463E0" w:rsidRDefault="00E360DD" w:rsidP="001C62C9">
                      <w:pPr>
                        <w:pStyle w:val="Caption"/>
                        <w:jc w:val="both"/>
                        <w:rPr>
                          <w:rFonts w:ascii="Arial" w:hAnsi="Arial" w:cs="Arial"/>
                          <w:i w:val="0"/>
                          <w:iCs w:val="0"/>
                          <w:color w:val="000000" w:themeColor="text1"/>
                          <w:sz w:val="16"/>
                          <w:szCs w:val="16"/>
                        </w:rPr>
                      </w:pPr>
                      <w:r w:rsidRPr="006463E0">
                        <w:rPr>
                          <w:rFonts w:ascii="Arial" w:hAnsi="Arial" w:cs="Arial"/>
                          <w:b/>
                          <w:bCs/>
                          <w:i w:val="0"/>
                          <w:iCs w:val="0"/>
                          <w:color w:val="000000" w:themeColor="text1"/>
                          <w:sz w:val="16"/>
                          <w:szCs w:val="16"/>
                        </w:rPr>
                        <w:t>Fig. 1: Behavioral flexibility and the geometry of neural representations.</w:t>
                      </w:r>
                      <w:r w:rsidRPr="006463E0">
                        <w:rPr>
                          <w:rFonts w:ascii="Arial" w:hAnsi="Arial" w:cs="Arial"/>
                          <w:i w:val="0"/>
                          <w:iCs w:val="0"/>
                          <w:color w:val="000000" w:themeColor="text1"/>
                          <w:sz w:val="16"/>
                          <w:szCs w:val="16"/>
                        </w:rPr>
                        <w:t xml:space="preserve"> (left) Targeted brain areas in </w:t>
                      </w:r>
                      <w:r>
                        <w:rPr>
                          <w:rFonts w:ascii="Arial" w:hAnsi="Arial" w:cs="Arial"/>
                          <w:i w:val="0"/>
                          <w:iCs w:val="0"/>
                          <w:color w:val="000000" w:themeColor="text1"/>
                          <w:sz w:val="16"/>
                          <w:szCs w:val="16"/>
                        </w:rPr>
                        <w:t xml:space="preserve">the </w:t>
                      </w:r>
                      <w:r w:rsidRPr="006463E0">
                        <w:rPr>
                          <w:rFonts w:ascii="Arial" w:hAnsi="Arial" w:cs="Arial"/>
                          <w:i w:val="0"/>
                          <w:iCs w:val="0"/>
                          <w:color w:val="000000" w:themeColor="text1"/>
                          <w:sz w:val="16"/>
                          <w:szCs w:val="16"/>
                        </w:rPr>
                        <w:t>rhesus macaque. (right) Schematic showing predicted geometries for the two types of behavioral flexibility. Plots show the response of three neurons to 8 experimental conditions belonging to two contexts (blue &amp; green).</w:t>
                      </w:r>
                      <w:r>
                        <w:rPr>
                          <w:rFonts w:ascii="Arial" w:hAnsi="Arial" w:cs="Arial"/>
                          <w:i w:val="0"/>
                          <w:iCs w:val="0"/>
                          <w:color w:val="000000" w:themeColor="text1"/>
                          <w:sz w:val="16"/>
                          <w:szCs w:val="16"/>
                        </w:rPr>
                        <w:t xml:space="preserve"> The top shows a geometry in which all conditions (and variables) are highly separable</w:t>
                      </w:r>
                      <w:ins w:id="56" w:author="Microsoft Office User" w:date="2020-12-08T11:19:00Z">
                        <w:r w:rsidR="000A742B">
                          <w:rPr>
                            <w:rFonts w:ascii="Arial" w:hAnsi="Arial" w:cs="Arial"/>
                            <w:i w:val="0"/>
                            <w:iCs w:val="0"/>
                            <w:color w:val="000000" w:themeColor="text1"/>
                            <w:sz w:val="16"/>
                            <w:szCs w:val="16"/>
                          </w:rPr>
                          <w:t xml:space="preserve"> by a linear decoder</w:t>
                        </w:r>
                      </w:ins>
                      <w:r>
                        <w:rPr>
                          <w:rFonts w:ascii="Arial" w:hAnsi="Arial" w:cs="Arial"/>
                          <w:i w:val="0"/>
                          <w:iCs w:val="0"/>
                          <w:color w:val="000000" w:themeColor="text1"/>
                          <w:sz w:val="16"/>
                          <w:szCs w:val="16"/>
                        </w:rPr>
                        <w:t xml:space="preserve">, </w:t>
                      </w:r>
                      <w:ins w:id="57" w:author="Microsoft Office User" w:date="2020-12-08T11:19:00Z">
                        <w:r w:rsidR="000A742B">
                          <w:rPr>
                            <w:rFonts w:ascii="Arial" w:hAnsi="Arial" w:cs="Arial"/>
                            <w:i w:val="0"/>
                            <w:iCs w:val="0"/>
                            <w:color w:val="000000" w:themeColor="text1"/>
                            <w:sz w:val="16"/>
                            <w:szCs w:val="16"/>
                          </w:rPr>
                          <w:t>as the representation has</w:t>
                        </w:r>
                      </w:ins>
                      <w:del w:id="58" w:author="Microsoft Office User" w:date="2020-12-08T11:19:00Z">
                        <w:r w:rsidDel="000A742B">
                          <w:rPr>
                            <w:rFonts w:ascii="Arial" w:hAnsi="Arial" w:cs="Arial"/>
                            <w:i w:val="0"/>
                            <w:iCs w:val="0"/>
                            <w:color w:val="000000" w:themeColor="text1"/>
                            <w:sz w:val="16"/>
                            <w:szCs w:val="16"/>
                          </w:rPr>
                          <w:delText>yielding</w:delText>
                        </w:r>
                      </w:del>
                      <w:r>
                        <w:rPr>
                          <w:rFonts w:ascii="Arial" w:hAnsi="Arial" w:cs="Arial"/>
                          <w:i w:val="0"/>
                          <w:iCs w:val="0"/>
                          <w:color w:val="000000" w:themeColor="text1"/>
                          <w:sz w:val="16"/>
                          <w:szCs w:val="16"/>
                        </w:rPr>
                        <w:t xml:space="preserve"> high SD. The bottom shows a geometry in which conditions are highly structured across the two contexts, yielding high CCGP</w:t>
                      </w:r>
                      <w:ins w:id="59" w:author="Microsoft Office User" w:date="2020-12-08T11:19:00Z">
                        <w:r w:rsidR="000A742B">
                          <w:rPr>
                            <w:rFonts w:ascii="Arial" w:hAnsi="Arial" w:cs="Arial"/>
                            <w:i w:val="0"/>
                            <w:iCs w:val="0"/>
                            <w:color w:val="000000" w:themeColor="text1"/>
                            <w:sz w:val="16"/>
                            <w:szCs w:val="16"/>
                          </w:rPr>
                          <w:t xml:space="preserve"> and somewhat lower SD</w:t>
                        </w:r>
                      </w:ins>
                      <w:r>
                        <w:rPr>
                          <w:rFonts w:ascii="Arial" w:hAnsi="Arial" w:cs="Arial"/>
                          <w:i w:val="0"/>
                          <w:iCs w:val="0"/>
                          <w:color w:val="000000" w:themeColor="text1"/>
                          <w:sz w:val="16"/>
                          <w:szCs w:val="16"/>
                        </w:rPr>
                        <w:t>.</w:t>
                      </w:r>
                    </w:p>
                    <w:p w14:paraId="3E0375FA" w14:textId="77777777" w:rsidR="00E360DD" w:rsidRPr="006463E0" w:rsidRDefault="00E360DD" w:rsidP="001C62C9">
                      <w:pPr>
                        <w:rPr>
                          <w:rFonts w:ascii="Arial" w:hAnsi="Arial" w:cs="Arial"/>
                          <w:color w:val="000000" w:themeColor="text1"/>
                        </w:rPr>
                      </w:pPr>
                    </w:p>
                  </w:txbxContent>
                </v:textbox>
                <w10:wrap type="square" anchorx="margin" anchory="margin"/>
              </v:shape>
            </w:pict>
          </mc:Fallback>
        </mc:AlternateContent>
      </w:r>
      <w:r w:rsidR="003D634A">
        <w:rPr>
          <w:rFonts w:ascii="Arial" w:hAnsi="Arial" w:cs="Arial"/>
          <w:noProof/>
          <w:sz w:val="22"/>
          <w:szCs w:val="22"/>
        </w:rPr>
        <w:drawing>
          <wp:anchor distT="0" distB="0" distL="114300" distR="114300" simplePos="0" relativeHeight="251658240" behindDoc="0" locked="0" layoutInCell="1" allowOverlap="1" wp14:anchorId="4081AAF4" wp14:editId="7619E56F">
            <wp:simplePos x="0" y="0"/>
            <wp:positionH relativeFrom="margin">
              <wp:posOffset>1897380</wp:posOffset>
            </wp:positionH>
            <wp:positionV relativeFrom="margin">
              <wp:posOffset>5504815</wp:posOffset>
            </wp:positionV>
            <wp:extent cx="4968240" cy="2794635"/>
            <wp:effectExtent l="0" t="0" r="0" b="0"/>
            <wp:wrapSquare wrapText="bothSides"/>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8240" cy="2794635"/>
                    </a:xfrm>
                    <a:prstGeom prst="rect">
                      <a:avLst/>
                    </a:prstGeom>
                  </pic:spPr>
                </pic:pic>
              </a:graphicData>
            </a:graphic>
            <wp14:sizeRelH relativeFrom="margin">
              <wp14:pctWidth>0</wp14:pctWidth>
            </wp14:sizeRelH>
            <wp14:sizeRelV relativeFrom="margin">
              <wp14:pctHeight>0</wp14:pctHeight>
            </wp14:sizeRelV>
          </wp:anchor>
        </w:drawing>
      </w:r>
      <w:r w:rsidR="00DF6FDA">
        <w:rPr>
          <w:rFonts w:ascii="Arial" w:hAnsi="Arial" w:cs="Arial"/>
          <w:sz w:val="22"/>
          <w:szCs w:val="22"/>
        </w:rPr>
        <w:t xml:space="preserve"> </w:t>
      </w:r>
      <w:r w:rsidR="00095759">
        <w:rPr>
          <w:rFonts w:ascii="Arial" w:hAnsi="Arial" w:cs="Arial"/>
          <w:sz w:val="22"/>
          <w:szCs w:val="22"/>
        </w:rPr>
        <w:t>In contrast to this traditional approach, recent</w:t>
      </w:r>
      <w:r w:rsidR="00E7795A">
        <w:rPr>
          <w:rFonts w:ascii="Arial" w:hAnsi="Arial" w:cs="Arial"/>
          <w:sz w:val="22"/>
          <w:szCs w:val="22"/>
        </w:rPr>
        <w:t xml:space="preserve"> work has suggested that analyzing the </w:t>
      </w:r>
      <w:r w:rsidR="00E7795A" w:rsidRPr="000A7E16">
        <w:rPr>
          <w:rFonts w:ascii="Arial" w:hAnsi="Arial" w:cs="Arial"/>
          <w:i/>
          <w:iCs/>
          <w:sz w:val="22"/>
          <w:szCs w:val="22"/>
        </w:rPr>
        <w:t>geometry</w:t>
      </w:r>
      <w:r w:rsidR="00E7795A" w:rsidRPr="000A7E16">
        <w:rPr>
          <w:rFonts w:ascii="Arial" w:hAnsi="Arial" w:cs="Arial"/>
          <w:sz w:val="22"/>
          <w:szCs w:val="22"/>
        </w:rPr>
        <w:t xml:space="preserve"> of neural representations </w:t>
      </w:r>
      <w:r w:rsidR="00E7795A">
        <w:rPr>
          <w:rFonts w:ascii="Arial" w:hAnsi="Arial" w:cs="Arial"/>
          <w:sz w:val="22"/>
          <w:szCs w:val="22"/>
        </w:rPr>
        <w:t xml:space="preserve">can illuminate the computational role of a neural ensemble in supporting </w:t>
      </w:r>
      <w:r w:rsidR="003B4636">
        <w:rPr>
          <w:rFonts w:ascii="Arial" w:hAnsi="Arial" w:cs="Arial"/>
          <w:sz w:val="22"/>
          <w:szCs w:val="22"/>
        </w:rPr>
        <w:t>Type 1 and Type 2</w:t>
      </w:r>
      <w:r w:rsidR="00E7795A">
        <w:rPr>
          <w:rFonts w:ascii="Arial" w:hAnsi="Arial" w:cs="Arial"/>
          <w:sz w:val="22"/>
          <w:szCs w:val="22"/>
        </w:rPr>
        <w:t xml:space="preserve"> flexibility</w:t>
      </w:r>
      <w:r w:rsidR="00E7795A" w:rsidRPr="00AF1D54">
        <w:rPr>
          <w:rFonts w:ascii="Arial" w:hAnsi="Arial" w:cs="Arial"/>
          <w:sz w:val="22"/>
          <w:szCs w:val="22"/>
        </w:rPr>
        <w:t xml:space="preserve"> </w:t>
      </w:r>
      <w:r w:rsidR="00E7795A" w:rsidRPr="00AF1D54">
        <w:rPr>
          <w:rFonts w:ascii="Arial" w:hAnsi="Arial" w:cs="Arial"/>
          <w:sz w:val="22"/>
          <w:szCs w:val="22"/>
        </w:rPr>
        <w:fldChar w:fldCharType="begin"/>
      </w:r>
      <w:r w:rsidR="00E7795A">
        <w:rPr>
          <w:rFonts w:ascii="Arial" w:hAnsi="Arial" w:cs="Arial"/>
          <w:sz w:val="22"/>
          <w:szCs w:val="22"/>
        </w:rPr>
        <w:instrText xml:space="preserve"> ADDIN ZOTERO_ITEM CSL_CITATION {"citationID":"T3ZNyjBk","properties":{"formattedCitation":"[15, 16]","plainCitation":"[15, 16]","noteIndex":0},"citationItems":[{"id":"ZKnrGNpJ/h9UYjN4U","uris":["http://zotero.org/users/5885257/items/3HFW55VS"],"uri":["http://zotero.org/users/5885257/items/3HFW55VS"],"itemData":{"id":2131,"type":"article-journal","abstract":"The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Daniel"}],"issued":{"date-parts":[["2020",11,12]]}}},{"id":2134,"uris":["http://zotero.org/users/5885257/items/AH3UY4GU"],"uri":["http://zotero.org/users/5885257/items/AH3UY4GU"],"itemData":{"id":2134,"type":"article-journal","abstract":"•\n              Representational geometry is a framework that enables us to relate brain, computation, and cognition.\n            \n            \n              •\n              Representations in brains and models can be characterized by representational distance matrices.\n            \n            \n              •\n              Distance matrices can be readily compared to test computational models.\n            \n            \n              •\n              We review recent insights into perception, cognition, memory, and action and discuss current challenges.\n            \n          \n        , The cognitive concept of representation plays a key role in theories of brain information processing. However, linking neuronal activity to representational content and cognitive theory remains challenging. Recent studies have characterized the representational geometry of neural population codes by means of representational distance matrices, enabling researchers to compare representations across stages of processing and to test cognitive and computational theories. Representational geometry provides a useful intermediate level of description, capturing both the information represented in a neuronal population code and the format in which it is represented. We review recent insights gained with this approach in perception, memory, cognition, and action. Analyses of representational geometry can compare representations between models and the brain, and promise to explain brain computation as transformation of representational similarity structure.","container-title":"Trends in Cognitive Sciences","DOI":"10.1016/j.tics.2013.06.007","ISSN":"1364-6613","issue":"8","journalAbbreviation":"Trends Cogn Sci","note":"PMID: 23876494\nPMCID: PMC3730178","page":"401-412","source":"PubMed Central","title":"Representational geometry: integrating cognition, computation, and the brain","title-short":"Representational geometry","volume":"17","author":[{"family":"Kriegeskorte","given":"Nikolaus"},{"family":"Kievit","given":"Rogier A."}],"issued":{"date-parts":[["2013",8]]}}}],"schema":"https://github.com/citation-style-language/schema/raw/master/csl-citation.json"} </w:instrText>
      </w:r>
      <w:r w:rsidR="00E7795A" w:rsidRPr="00AF1D54">
        <w:rPr>
          <w:rFonts w:ascii="Arial" w:hAnsi="Arial" w:cs="Arial"/>
          <w:sz w:val="22"/>
          <w:szCs w:val="22"/>
        </w:rPr>
        <w:fldChar w:fldCharType="separate"/>
      </w:r>
      <w:r w:rsidR="00E7795A">
        <w:rPr>
          <w:rFonts w:ascii="Arial" w:hAnsi="Arial" w:cs="Arial"/>
          <w:sz w:val="22"/>
          <w:szCs w:val="22"/>
        </w:rPr>
        <w:t>[15, 16]</w:t>
      </w:r>
      <w:r w:rsidR="00E7795A" w:rsidRPr="00AF1D54">
        <w:rPr>
          <w:rFonts w:ascii="Arial" w:hAnsi="Arial" w:cs="Arial"/>
          <w:sz w:val="22"/>
          <w:szCs w:val="22"/>
        </w:rPr>
        <w:fldChar w:fldCharType="end"/>
      </w:r>
      <w:r w:rsidR="00E7795A" w:rsidRPr="00E812CD">
        <w:rPr>
          <w:rFonts w:ascii="Arial" w:hAnsi="Arial" w:cs="Arial"/>
          <w:sz w:val="22"/>
          <w:szCs w:val="22"/>
        </w:rPr>
        <w:t>.</w:t>
      </w:r>
      <w:r w:rsidR="00E7795A">
        <w:rPr>
          <w:rFonts w:ascii="Arial" w:hAnsi="Arial" w:cs="Arial"/>
          <w:sz w:val="22"/>
          <w:szCs w:val="22"/>
        </w:rPr>
        <w:t xml:space="preserve"> </w:t>
      </w:r>
      <w:r w:rsidR="00E7795A" w:rsidRPr="008A5AD7">
        <w:rPr>
          <w:rFonts w:ascii="Arial" w:hAnsi="Arial" w:cs="Arial"/>
          <w:sz w:val="22"/>
          <w:szCs w:val="22"/>
          <w:u w:val="single"/>
        </w:rPr>
        <w:t>Geometry here refers to the structured relationships among firing patterns in a neural ensemble that are elicited by different conditions</w:t>
      </w:r>
      <w:r w:rsidR="00E7795A">
        <w:rPr>
          <w:rFonts w:ascii="Arial" w:hAnsi="Arial" w:cs="Arial"/>
          <w:sz w:val="22"/>
          <w:szCs w:val="22"/>
        </w:rPr>
        <w:t>. In the context of experimental data</w:t>
      </w:r>
      <w:r w:rsidR="00E7795A" w:rsidRPr="00E812CD">
        <w:rPr>
          <w:rFonts w:ascii="Arial" w:hAnsi="Arial" w:cs="Arial"/>
          <w:sz w:val="22"/>
          <w:szCs w:val="22"/>
        </w:rPr>
        <w:t xml:space="preserve">, </w:t>
      </w:r>
      <w:r w:rsidR="00E7795A">
        <w:rPr>
          <w:rFonts w:ascii="Arial" w:hAnsi="Arial" w:cs="Arial"/>
          <w:sz w:val="22"/>
          <w:szCs w:val="22"/>
        </w:rPr>
        <w:t>these relationships can be visualized by</w:t>
      </w:r>
      <w:r w:rsidR="00E7795A" w:rsidRPr="00E812CD">
        <w:rPr>
          <w:rFonts w:ascii="Arial" w:hAnsi="Arial" w:cs="Arial"/>
          <w:sz w:val="22"/>
          <w:szCs w:val="22"/>
        </w:rPr>
        <w:t xml:space="preserve"> </w:t>
      </w:r>
      <w:r w:rsidR="00E7795A">
        <w:rPr>
          <w:rFonts w:ascii="Arial" w:hAnsi="Arial" w:cs="Arial"/>
          <w:sz w:val="22"/>
          <w:szCs w:val="22"/>
        </w:rPr>
        <w:t>plotting the firing rate</w:t>
      </w:r>
      <w:r w:rsidR="00E7795A" w:rsidRPr="00E812CD">
        <w:rPr>
          <w:rFonts w:ascii="Arial" w:hAnsi="Arial" w:cs="Arial"/>
          <w:sz w:val="22"/>
          <w:szCs w:val="22"/>
        </w:rPr>
        <w:t xml:space="preserve"> of </w:t>
      </w:r>
      <m:oMath>
        <m:r>
          <w:rPr>
            <w:rFonts w:ascii="Cambria Math" w:hAnsi="Cambria Math" w:cs="Arial"/>
            <w:sz w:val="22"/>
            <w:szCs w:val="22"/>
          </w:rPr>
          <m:t>n</m:t>
        </m:r>
      </m:oMath>
      <w:r w:rsidR="00E7795A" w:rsidRPr="00E812CD">
        <w:rPr>
          <w:rFonts w:ascii="Arial" w:hAnsi="Arial" w:cs="Arial"/>
          <w:i/>
          <w:iCs/>
          <w:sz w:val="22"/>
          <w:szCs w:val="22"/>
        </w:rPr>
        <w:t xml:space="preserve"> </w:t>
      </w:r>
      <w:r w:rsidR="00E7795A" w:rsidRPr="00E812CD">
        <w:rPr>
          <w:rFonts w:ascii="Arial" w:hAnsi="Arial" w:cs="Arial"/>
          <w:sz w:val="22"/>
          <w:szCs w:val="22"/>
        </w:rPr>
        <w:t xml:space="preserve">neurons </w:t>
      </w:r>
      <w:r w:rsidR="00E7795A">
        <w:rPr>
          <w:rFonts w:ascii="Arial" w:hAnsi="Arial" w:cs="Arial"/>
          <w:sz w:val="22"/>
          <w:szCs w:val="22"/>
        </w:rPr>
        <w:t xml:space="preserve">for each of </w:t>
      </w:r>
      <m:oMath>
        <m:r>
          <w:rPr>
            <w:rFonts w:ascii="Cambria Math" w:hAnsi="Cambria Math" w:cs="Arial"/>
            <w:sz w:val="22"/>
            <w:szCs w:val="22"/>
          </w:rPr>
          <m:t>m</m:t>
        </m:r>
      </m:oMath>
      <w:r w:rsidR="00E7795A" w:rsidRPr="00E812CD">
        <w:rPr>
          <w:rFonts w:ascii="Arial" w:hAnsi="Arial" w:cs="Arial"/>
          <w:sz w:val="22"/>
          <w:szCs w:val="22"/>
        </w:rPr>
        <w:t xml:space="preserve"> </w:t>
      </w:r>
      <w:r w:rsidR="00E7795A">
        <w:rPr>
          <w:rFonts w:ascii="Arial" w:hAnsi="Arial" w:cs="Arial"/>
          <w:sz w:val="22"/>
          <w:szCs w:val="22"/>
        </w:rPr>
        <w:t xml:space="preserve">experimental conditions </w:t>
      </w:r>
      <m:oMath>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1</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m</m:t>
                </m:r>
              </m:sub>
            </m:sSub>
          </m:e>
        </m:d>
        <m:r>
          <w:rPr>
            <w:rFonts w:ascii="Cambria Math" w:hAnsi="Cambria Math" w:cs="Arial"/>
            <w:sz w:val="22"/>
            <w:szCs w:val="22"/>
          </w:rPr>
          <m:t xml:space="preserve">. </m:t>
        </m:r>
      </m:oMath>
      <w:r w:rsidR="00E7795A" w:rsidRPr="00E812CD">
        <w:rPr>
          <w:rFonts w:ascii="Arial" w:eastAsia="Times New Roman" w:hAnsi="Arial" w:cs="Arial"/>
          <w:color w:val="000000"/>
          <w:sz w:val="22"/>
          <w:szCs w:val="22"/>
          <w:shd w:val="clear" w:color="auto" w:fill="FFFFFF"/>
        </w:rPr>
        <w:t xml:space="preserve">The </w:t>
      </w:r>
      <m:oMath>
        <m:r>
          <w:rPr>
            <w:rFonts w:ascii="Cambria Math" w:eastAsia="Times New Roman" w:hAnsi="Cambria Math" w:cs="Arial"/>
            <w:color w:val="000000"/>
            <w:sz w:val="22"/>
            <w:szCs w:val="22"/>
            <w:shd w:val="clear" w:color="auto" w:fill="FFFFFF"/>
          </w:rPr>
          <m:t>n</m:t>
        </m:r>
      </m:oMath>
      <w:r w:rsidR="00E7795A" w:rsidRPr="00E812CD">
        <w:rPr>
          <w:rFonts w:ascii="Arial" w:eastAsia="Times New Roman" w:hAnsi="Arial" w:cs="Arial"/>
          <w:color w:val="000000"/>
          <w:sz w:val="22"/>
          <w:szCs w:val="22"/>
          <w:shd w:val="clear" w:color="auto" w:fill="FFFFFF"/>
        </w:rPr>
        <w:t xml:space="preserve">-dimensions of the </w:t>
      </w:r>
      <w:r w:rsidR="00E7795A">
        <w:rPr>
          <w:rFonts w:ascii="Arial" w:eastAsia="Times New Roman" w:hAnsi="Arial" w:cs="Arial"/>
          <w:color w:val="000000"/>
          <w:sz w:val="22"/>
          <w:szCs w:val="22"/>
          <w:shd w:val="clear" w:color="auto" w:fill="FFFFFF"/>
        </w:rPr>
        <w:t xml:space="preserve">plot </w:t>
      </w:r>
      <w:r w:rsidR="00E7795A" w:rsidRPr="00E812CD">
        <w:rPr>
          <w:rFonts w:ascii="Arial" w:eastAsia="Times New Roman" w:hAnsi="Arial" w:cs="Arial"/>
          <w:color w:val="000000"/>
          <w:sz w:val="22"/>
          <w:szCs w:val="22"/>
          <w:shd w:val="clear" w:color="auto" w:fill="FFFFFF"/>
        </w:rPr>
        <w:t xml:space="preserve">correspond to the firing-rate of each neuron, and each </w:t>
      </w:r>
      <w:r w:rsidR="00E7795A">
        <w:rPr>
          <w:rFonts w:ascii="Arial" w:eastAsia="Times New Roman" w:hAnsi="Arial" w:cs="Arial"/>
          <w:color w:val="000000"/>
          <w:sz w:val="22"/>
          <w:szCs w:val="22"/>
          <w:shd w:val="clear" w:color="auto" w:fill="FFFFFF"/>
        </w:rPr>
        <w:t>of</w:t>
      </w:r>
      <w:r w:rsidR="00D142F1">
        <w:rPr>
          <w:rFonts w:ascii="Arial" w:eastAsia="Times New Roman" w:hAnsi="Arial" w:cs="Arial"/>
          <w:color w:val="000000"/>
          <w:sz w:val="22"/>
          <w:szCs w:val="22"/>
          <w:shd w:val="clear" w:color="auto" w:fill="FFFFFF"/>
        </w:rPr>
        <w:t xml:space="preserve"> the</w:t>
      </w:r>
      <w:r w:rsidR="00E7795A">
        <w:rPr>
          <w:rFonts w:ascii="Arial" w:eastAsia="Times New Roman" w:hAnsi="Arial" w:cs="Arial"/>
          <w:color w:val="000000"/>
          <w:sz w:val="22"/>
          <w:szCs w:val="22"/>
          <w:shd w:val="clear" w:color="auto" w:fill="FFFFFF"/>
        </w:rPr>
        <w:t xml:space="preserve"> </w:t>
      </w:r>
      <m:oMath>
        <m:r>
          <w:rPr>
            <w:rFonts w:ascii="Cambria Math" w:hAnsi="Cambria Math" w:cs="Arial"/>
            <w:sz w:val="22"/>
            <w:szCs w:val="22"/>
          </w:rPr>
          <m:t>m</m:t>
        </m:r>
      </m:oMath>
      <w:r w:rsidR="00E7795A" w:rsidRPr="00E812CD">
        <w:rPr>
          <w:rFonts w:ascii="Arial" w:hAnsi="Arial" w:cs="Arial"/>
          <w:sz w:val="22"/>
          <w:szCs w:val="22"/>
        </w:rPr>
        <w:t xml:space="preserve"> points </w:t>
      </w:r>
      <w:r w:rsidR="00D142F1" w:rsidRPr="00E812CD">
        <w:rPr>
          <w:rFonts w:ascii="Arial" w:eastAsia="Times New Roman" w:hAnsi="Arial" w:cs="Arial"/>
          <w:color w:val="000000"/>
          <w:sz w:val="22"/>
          <w:szCs w:val="22"/>
          <w:shd w:val="clear" w:color="auto" w:fill="FFFFFF"/>
        </w:rPr>
        <w:t>correspond</w:t>
      </w:r>
      <w:r w:rsidR="00E7795A" w:rsidRPr="00E812CD">
        <w:rPr>
          <w:rFonts w:ascii="Arial" w:eastAsia="Times New Roman" w:hAnsi="Arial" w:cs="Arial"/>
          <w:color w:val="000000"/>
          <w:sz w:val="22"/>
          <w:szCs w:val="22"/>
          <w:shd w:val="clear" w:color="auto" w:fill="FFFFFF"/>
        </w:rPr>
        <w:t xml:space="preserve"> to the </w:t>
      </w:r>
      <w:r w:rsidR="00E7795A">
        <w:rPr>
          <w:rFonts w:ascii="Arial" w:eastAsia="Times New Roman" w:hAnsi="Arial" w:cs="Arial"/>
          <w:color w:val="000000"/>
          <w:sz w:val="22"/>
          <w:szCs w:val="22"/>
          <w:shd w:val="clear" w:color="auto" w:fill="FFFFFF"/>
        </w:rPr>
        <w:t>firing</w:t>
      </w:r>
      <w:r w:rsidR="00E7795A" w:rsidRPr="00E812CD">
        <w:rPr>
          <w:rFonts w:ascii="Arial" w:eastAsia="Times New Roman" w:hAnsi="Arial" w:cs="Arial"/>
          <w:color w:val="000000"/>
          <w:sz w:val="22"/>
          <w:szCs w:val="22"/>
          <w:shd w:val="clear" w:color="auto" w:fill="FFFFFF"/>
        </w:rPr>
        <w:t xml:space="preserve"> pattern elicited </w:t>
      </w:r>
      <w:r w:rsidR="00E7795A">
        <w:rPr>
          <w:rFonts w:ascii="Arial" w:eastAsia="Times New Roman" w:hAnsi="Arial" w:cs="Arial"/>
          <w:color w:val="000000"/>
          <w:sz w:val="22"/>
          <w:szCs w:val="22"/>
          <w:shd w:val="clear" w:color="auto" w:fill="FFFFFF"/>
        </w:rPr>
        <w:t>by</w:t>
      </w:r>
      <w:r w:rsidR="00E7795A" w:rsidRPr="00E812CD">
        <w:rPr>
          <w:rFonts w:ascii="Arial" w:eastAsia="Times New Roman" w:hAnsi="Arial" w:cs="Arial"/>
          <w:color w:val="000000"/>
          <w:sz w:val="22"/>
          <w:szCs w:val="22"/>
          <w:shd w:val="clear" w:color="auto" w:fill="FFFFFF"/>
        </w:rPr>
        <w:t xml:space="preserve"> a</w:t>
      </w:r>
      <w:r w:rsidR="00E7795A">
        <w:rPr>
          <w:rFonts w:ascii="Arial" w:eastAsia="Times New Roman" w:hAnsi="Arial" w:cs="Arial"/>
          <w:color w:val="000000"/>
          <w:sz w:val="22"/>
          <w:szCs w:val="22"/>
          <w:shd w:val="clear" w:color="auto" w:fill="FFFFFF"/>
        </w:rPr>
        <w:t>n experimental condition</w:t>
      </w:r>
      <w:r w:rsidR="00E7795A" w:rsidRPr="00E812CD">
        <w:rPr>
          <w:rFonts w:ascii="Arial" w:eastAsia="Times New Roman" w:hAnsi="Arial" w:cs="Arial"/>
          <w:color w:val="000000"/>
          <w:sz w:val="22"/>
          <w:szCs w:val="22"/>
          <w:shd w:val="clear" w:color="auto" w:fill="FFFFFF"/>
        </w:rPr>
        <w:t>.</w:t>
      </w:r>
      <w:r w:rsidR="00E7795A">
        <w:rPr>
          <w:rFonts w:ascii="Arial" w:eastAsia="Times New Roman" w:hAnsi="Arial" w:cs="Arial"/>
          <w:color w:val="000000"/>
          <w:sz w:val="22"/>
          <w:szCs w:val="22"/>
          <w:shd w:val="clear" w:color="auto" w:fill="FFFFFF"/>
        </w:rPr>
        <w:t xml:space="preserve"> </w:t>
      </w:r>
      <w:r w:rsidR="00E7795A">
        <w:rPr>
          <w:rFonts w:ascii="Arial" w:hAnsi="Arial" w:cs="Arial"/>
          <w:sz w:val="22"/>
          <w:szCs w:val="22"/>
        </w:rPr>
        <w:t xml:space="preserve">Each experimental condition is defined by the values of </w:t>
      </w:r>
      <w:r w:rsidR="00E7795A">
        <w:rPr>
          <w:rFonts w:ascii="Arial" w:hAnsi="Arial" w:cs="Arial"/>
          <w:sz w:val="22"/>
          <w:szCs w:val="22"/>
        </w:rPr>
        <w:lastRenderedPageBreak/>
        <w:t>the task variables</w:t>
      </w:r>
      <w:r w:rsidR="005F4100">
        <w:rPr>
          <w:rFonts w:ascii="Arial" w:hAnsi="Arial" w:cs="Arial"/>
          <w:sz w:val="22"/>
          <w:szCs w:val="22"/>
        </w:rPr>
        <w:t>, such as stimulus identity, operant response, and reward contingencies</w:t>
      </w:r>
      <w:r w:rsidR="00E7795A">
        <w:rPr>
          <w:rFonts w:ascii="Arial" w:hAnsi="Arial" w:cs="Arial"/>
          <w:sz w:val="22"/>
          <w:szCs w:val="22"/>
        </w:rPr>
        <w:t>.</w:t>
      </w:r>
      <w:r w:rsidR="00EB0E7D">
        <w:rPr>
          <w:rFonts w:ascii="Arial" w:hAnsi="Arial" w:cs="Arial"/>
          <w:sz w:val="22"/>
          <w:szCs w:val="22"/>
        </w:rPr>
        <w:t xml:space="preserve"> The plots in </w:t>
      </w:r>
      <w:r w:rsidR="0077691D">
        <w:rPr>
          <w:rFonts w:ascii="Arial" w:hAnsi="Arial" w:cs="Arial" w:hint="eastAsia"/>
          <w:sz w:val="22"/>
          <w:szCs w:val="22"/>
        </w:rPr>
        <w:t>Fig</w:t>
      </w:r>
      <w:r w:rsidR="0077691D">
        <w:rPr>
          <w:rFonts w:ascii="Arial" w:hAnsi="Arial" w:cs="Arial"/>
          <w:sz w:val="22"/>
          <w:szCs w:val="22"/>
        </w:rPr>
        <w:t xml:space="preserve">. 1 </w:t>
      </w:r>
      <w:r w:rsidR="00EB0E7D">
        <w:rPr>
          <w:rFonts w:ascii="Arial" w:hAnsi="Arial" w:cs="Arial"/>
          <w:sz w:val="22"/>
          <w:szCs w:val="22"/>
        </w:rPr>
        <w:t>schematize</w:t>
      </w:r>
      <w:r w:rsidR="0077691D">
        <w:rPr>
          <w:rFonts w:ascii="Arial" w:hAnsi="Arial" w:cs="Arial"/>
          <w:sz w:val="22"/>
          <w:szCs w:val="22"/>
        </w:rPr>
        <w:t xml:space="preserve"> </w:t>
      </w:r>
      <w:r w:rsidR="00EB0E7D">
        <w:rPr>
          <w:rFonts w:ascii="Arial" w:hAnsi="Arial" w:cs="Arial"/>
          <w:sz w:val="22"/>
          <w:szCs w:val="22"/>
        </w:rPr>
        <w:t xml:space="preserve">two different geometries </w:t>
      </w:r>
      <w:r w:rsidR="00403623">
        <w:rPr>
          <w:rFonts w:ascii="Arial" w:hAnsi="Arial" w:cs="Arial"/>
          <w:sz w:val="22"/>
          <w:szCs w:val="22"/>
        </w:rPr>
        <w:t>for 8</w:t>
      </w:r>
      <w:r w:rsidR="0077691D">
        <w:rPr>
          <w:rFonts w:ascii="Arial" w:hAnsi="Arial" w:cs="Arial"/>
          <w:sz w:val="22"/>
          <w:szCs w:val="22"/>
        </w:rPr>
        <w:t xml:space="preserve"> experimental conditions</w:t>
      </w:r>
      <w:r w:rsidR="00095759">
        <w:rPr>
          <w:rFonts w:ascii="Arial" w:hAnsi="Arial" w:cs="Arial"/>
          <w:sz w:val="22"/>
          <w:szCs w:val="22"/>
        </w:rPr>
        <w:t xml:space="preserve"> across three neurons</w:t>
      </w:r>
      <w:r w:rsidR="00403623">
        <w:rPr>
          <w:rFonts w:ascii="Arial" w:hAnsi="Arial" w:cs="Arial"/>
          <w:sz w:val="22"/>
          <w:szCs w:val="22"/>
        </w:rPr>
        <w:t>.</w:t>
      </w:r>
      <w:r w:rsidR="0077691D">
        <w:rPr>
          <w:rFonts w:ascii="Arial" w:hAnsi="Arial" w:cs="Arial"/>
          <w:sz w:val="22"/>
          <w:szCs w:val="22"/>
        </w:rPr>
        <w:t xml:space="preserve"> Based on each neuron’s selectivity for </w:t>
      </w:r>
      <w:r w:rsidR="00095759">
        <w:rPr>
          <w:rFonts w:ascii="Arial" w:hAnsi="Arial" w:cs="Arial"/>
          <w:sz w:val="22"/>
          <w:szCs w:val="22"/>
        </w:rPr>
        <w:t>the variables that comprise each condition</w:t>
      </w:r>
      <w:r w:rsidR="0077691D">
        <w:rPr>
          <w:rFonts w:ascii="Arial" w:hAnsi="Arial" w:cs="Arial"/>
          <w:sz w:val="22"/>
          <w:szCs w:val="22"/>
        </w:rPr>
        <w:t xml:space="preserve">, the </w:t>
      </w:r>
      <w:r w:rsidR="00095759">
        <w:rPr>
          <w:rFonts w:ascii="Arial" w:hAnsi="Arial" w:cs="Arial"/>
          <w:sz w:val="22"/>
          <w:szCs w:val="22"/>
        </w:rPr>
        <w:t>8</w:t>
      </w:r>
      <w:r w:rsidR="0077691D">
        <w:rPr>
          <w:rFonts w:ascii="Arial" w:hAnsi="Arial" w:cs="Arial"/>
          <w:sz w:val="22"/>
          <w:szCs w:val="22"/>
        </w:rPr>
        <w:t xml:space="preserve"> experimental conditions </w:t>
      </w:r>
      <w:r w:rsidR="00095759">
        <w:rPr>
          <w:rFonts w:ascii="Arial" w:hAnsi="Arial" w:cs="Arial"/>
          <w:sz w:val="22"/>
          <w:szCs w:val="22"/>
        </w:rPr>
        <w:t>appear as points in</w:t>
      </w:r>
      <w:r w:rsidR="0077691D">
        <w:rPr>
          <w:rFonts w:ascii="Arial" w:hAnsi="Arial" w:cs="Arial"/>
          <w:sz w:val="22"/>
          <w:szCs w:val="22"/>
        </w:rPr>
        <w:t xml:space="preserve"> </w:t>
      </w:r>
      <w:r w:rsidR="00042E08">
        <w:rPr>
          <w:rFonts w:ascii="Arial" w:hAnsi="Arial" w:cs="Arial"/>
          <w:sz w:val="22"/>
          <w:szCs w:val="22"/>
        </w:rPr>
        <w:t>specific</w:t>
      </w:r>
      <w:r w:rsidR="0077691D">
        <w:rPr>
          <w:rFonts w:ascii="Arial" w:hAnsi="Arial" w:cs="Arial"/>
          <w:sz w:val="22"/>
          <w:szCs w:val="22"/>
        </w:rPr>
        <w:t xml:space="preserve"> </w:t>
      </w:r>
      <w:r w:rsidR="00095759">
        <w:rPr>
          <w:rFonts w:ascii="Arial" w:hAnsi="Arial" w:cs="Arial"/>
          <w:sz w:val="22"/>
          <w:szCs w:val="22"/>
        </w:rPr>
        <w:t xml:space="preserve">regions of the </w:t>
      </w:r>
      <w:r w:rsidR="0077691D">
        <w:rPr>
          <w:rFonts w:ascii="Arial" w:hAnsi="Arial" w:cs="Arial"/>
          <w:sz w:val="22"/>
          <w:szCs w:val="22"/>
        </w:rPr>
        <w:t xml:space="preserve">firing-rate space. The center of each </w:t>
      </w:r>
      <w:r w:rsidR="00095759">
        <w:rPr>
          <w:rFonts w:ascii="Arial" w:hAnsi="Arial" w:cs="Arial"/>
          <w:sz w:val="22"/>
          <w:szCs w:val="22"/>
        </w:rPr>
        <w:t>point</w:t>
      </w:r>
      <w:r w:rsidR="0077691D">
        <w:rPr>
          <w:rFonts w:ascii="Arial" w:hAnsi="Arial" w:cs="Arial"/>
          <w:sz w:val="22"/>
          <w:szCs w:val="22"/>
        </w:rPr>
        <w:t xml:space="preserve"> represents the average activity</w:t>
      </w:r>
      <w:r w:rsidR="00095759">
        <w:rPr>
          <w:rFonts w:ascii="Arial" w:hAnsi="Arial" w:cs="Arial"/>
          <w:sz w:val="22"/>
          <w:szCs w:val="22"/>
        </w:rPr>
        <w:t xml:space="preserve"> across many trials</w:t>
      </w:r>
      <w:r w:rsidR="0077691D">
        <w:rPr>
          <w:rFonts w:ascii="Arial" w:hAnsi="Arial" w:cs="Arial"/>
          <w:sz w:val="22"/>
          <w:szCs w:val="22"/>
        </w:rPr>
        <w:t xml:space="preserve"> under that experimental condition. </w:t>
      </w:r>
      <w:r w:rsidR="00095759">
        <w:rPr>
          <w:rFonts w:ascii="Arial" w:hAnsi="Arial" w:cs="Arial"/>
          <w:sz w:val="22"/>
          <w:szCs w:val="22"/>
        </w:rPr>
        <w:t xml:space="preserve">In this </w:t>
      </w:r>
      <w:r w:rsidR="00FE692F">
        <w:rPr>
          <w:rFonts w:ascii="Arial" w:hAnsi="Arial" w:cs="Arial"/>
          <w:sz w:val="22"/>
          <w:szCs w:val="22"/>
        </w:rPr>
        <w:t>figure</w:t>
      </w:r>
      <w:r w:rsidR="00095759">
        <w:rPr>
          <w:rFonts w:ascii="Arial" w:hAnsi="Arial" w:cs="Arial"/>
          <w:sz w:val="22"/>
          <w:szCs w:val="22"/>
        </w:rPr>
        <w:t>,</w:t>
      </w:r>
      <w:r w:rsidR="0077691D">
        <w:rPr>
          <w:rFonts w:ascii="Arial" w:hAnsi="Arial" w:cs="Arial"/>
          <w:sz w:val="22"/>
          <w:szCs w:val="22"/>
        </w:rPr>
        <w:t xml:space="preserve"> </w:t>
      </w:r>
      <w:del w:id="56" w:author="Microsoft Office User" w:date="2020-12-08T11:20:00Z">
        <w:r w:rsidR="00095759" w:rsidDel="000A742B">
          <w:rPr>
            <w:rFonts w:ascii="Arial" w:hAnsi="Arial" w:cs="Arial"/>
            <w:sz w:val="22"/>
            <w:szCs w:val="22"/>
          </w:rPr>
          <w:delText>only</w:delText>
        </w:r>
        <w:r w:rsidR="0077691D" w:rsidDel="000A742B">
          <w:rPr>
            <w:rFonts w:ascii="Arial" w:hAnsi="Arial" w:cs="Arial"/>
            <w:sz w:val="22"/>
            <w:szCs w:val="22"/>
          </w:rPr>
          <w:delText xml:space="preserve"> </w:delText>
        </w:r>
      </w:del>
      <w:ins w:id="57" w:author="Microsoft Office User" w:date="2020-12-08T11:20:00Z">
        <w:r w:rsidR="000A742B">
          <w:rPr>
            <w:rFonts w:ascii="Arial" w:hAnsi="Arial" w:cs="Arial"/>
            <w:sz w:val="22"/>
            <w:szCs w:val="22"/>
          </w:rPr>
          <w:t xml:space="preserve">the responses of 3 neurons are plotted against each other </w:t>
        </w:r>
      </w:ins>
      <w:del w:id="58" w:author="Microsoft Office User" w:date="2020-12-08T11:20:00Z">
        <w:r w:rsidR="0077691D" w:rsidDel="000A742B">
          <w:rPr>
            <w:rFonts w:ascii="Arial" w:hAnsi="Arial" w:cs="Arial"/>
            <w:sz w:val="22"/>
            <w:szCs w:val="22"/>
          </w:rPr>
          <w:delText>three neur</w:delText>
        </w:r>
        <w:r w:rsidR="00B21072" w:rsidDel="000A742B">
          <w:rPr>
            <w:rFonts w:ascii="Arial" w:hAnsi="Arial" w:cs="Arial"/>
            <w:sz w:val="22"/>
            <w:szCs w:val="22"/>
          </w:rPr>
          <w:delText>al responses</w:delText>
        </w:r>
        <w:r w:rsidR="00095759" w:rsidDel="000A742B">
          <w:rPr>
            <w:rFonts w:ascii="Arial" w:hAnsi="Arial" w:cs="Arial"/>
            <w:sz w:val="22"/>
            <w:szCs w:val="22"/>
          </w:rPr>
          <w:delText xml:space="preserve"> are shown </w:delText>
        </w:r>
      </w:del>
      <w:r w:rsidR="00095759">
        <w:rPr>
          <w:rFonts w:ascii="Arial" w:hAnsi="Arial" w:cs="Arial"/>
          <w:sz w:val="22"/>
          <w:szCs w:val="22"/>
        </w:rPr>
        <w:t>for each representation</w:t>
      </w:r>
      <w:r w:rsidR="0077691D">
        <w:rPr>
          <w:rFonts w:ascii="Arial" w:hAnsi="Arial" w:cs="Arial"/>
          <w:sz w:val="22"/>
          <w:szCs w:val="22"/>
        </w:rPr>
        <w:t>, but the intuition extends to higher neuron counts as well.</w:t>
      </w:r>
    </w:p>
    <w:p w14:paraId="076BF253" w14:textId="0D56C830" w:rsidR="008A5AD7" w:rsidRDefault="00E7795A" w:rsidP="006463E0">
      <w:pPr>
        <w:jc w:val="both"/>
        <w:rPr>
          <w:rFonts w:ascii="Arial" w:hAnsi="Arial" w:cs="Arial"/>
          <w:sz w:val="22"/>
          <w:szCs w:val="22"/>
        </w:rPr>
      </w:pPr>
      <w:r>
        <w:rPr>
          <w:rFonts w:ascii="Arial" w:hAnsi="Arial" w:cs="Arial"/>
          <w:sz w:val="22"/>
          <w:szCs w:val="22"/>
        </w:rPr>
        <w:tab/>
      </w:r>
      <w:r w:rsidR="00BB3C43">
        <w:rPr>
          <w:rFonts w:ascii="Arial" w:hAnsi="Arial" w:cs="Arial"/>
          <w:sz w:val="22"/>
          <w:szCs w:val="22"/>
        </w:rPr>
        <w:t xml:space="preserve">Recent research from the Salzman and Fusi labs has suggested that </w:t>
      </w:r>
      <w:r w:rsidR="00BB3C43" w:rsidRPr="00A735E5">
        <w:rPr>
          <w:rFonts w:ascii="Arial" w:hAnsi="Arial" w:cs="Arial"/>
          <w:b/>
          <w:bCs/>
          <w:sz w:val="22"/>
          <w:szCs w:val="22"/>
          <w:u w:val="single"/>
        </w:rPr>
        <w:t>Type 1</w:t>
      </w:r>
      <w:r w:rsidR="00BB3C43" w:rsidRPr="002B725D">
        <w:rPr>
          <w:rFonts w:ascii="Arial" w:hAnsi="Arial" w:cs="Arial"/>
          <w:sz w:val="22"/>
          <w:szCs w:val="22"/>
          <w:u w:val="single"/>
        </w:rPr>
        <w:t xml:space="preserve"> </w:t>
      </w:r>
      <w:r w:rsidR="00BB3C43">
        <w:rPr>
          <w:rFonts w:ascii="Arial" w:hAnsi="Arial" w:cs="Arial"/>
          <w:sz w:val="22"/>
          <w:szCs w:val="22"/>
          <w:u w:val="single"/>
        </w:rPr>
        <w:t>flexibility requires</w:t>
      </w:r>
      <w:r w:rsidR="00BB3C43" w:rsidRPr="002B725D">
        <w:rPr>
          <w:rFonts w:ascii="Arial" w:hAnsi="Arial" w:cs="Arial"/>
          <w:sz w:val="22"/>
          <w:szCs w:val="22"/>
          <w:u w:val="single"/>
        </w:rPr>
        <w:t xml:space="preserve"> a geometry </w:t>
      </w:r>
      <w:r w:rsidR="00BB3C43">
        <w:rPr>
          <w:rFonts w:ascii="Arial" w:hAnsi="Arial" w:cs="Arial"/>
          <w:sz w:val="22"/>
          <w:szCs w:val="22"/>
          <w:u w:val="single"/>
        </w:rPr>
        <w:t>in which a linear decoder</w:t>
      </w:r>
      <w:r w:rsidR="00BB3C43" w:rsidRPr="002B725D">
        <w:rPr>
          <w:rFonts w:ascii="Arial" w:hAnsi="Arial" w:cs="Arial"/>
          <w:sz w:val="22"/>
          <w:szCs w:val="22"/>
          <w:u w:val="single"/>
        </w:rPr>
        <w:t xml:space="preserve"> can read out </w:t>
      </w:r>
      <w:r w:rsidR="00BB3C43">
        <w:rPr>
          <w:rFonts w:ascii="Arial" w:hAnsi="Arial" w:cs="Arial"/>
          <w:sz w:val="22"/>
          <w:szCs w:val="22"/>
          <w:u w:val="single"/>
        </w:rPr>
        <w:t xml:space="preserve">the value of </w:t>
      </w:r>
      <w:r w:rsidR="00BB3C43" w:rsidRPr="002B725D">
        <w:rPr>
          <w:rFonts w:ascii="Arial" w:hAnsi="Arial" w:cs="Arial"/>
          <w:sz w:val="22"/>
          <w:szCs w:val="22"/>
          <w:u w:val="single"/>
        </w:rPr>
        <w:t>as many variables as possible</w:t>
      </w:r>
      <w:r w:rsidR="00BB3C43">
        <w:rPr>
          <w:rFonts w:ascii="Arial" w:hAnsi="Arial" w:cs="Arial"/>
          <w:sz w:val="22"/>
          <w:szCs w:val="22"/>
        </w:rPr>
        <w:t xml:space="preserve">. This is because different variables acquire behavioral significance depending on task demands, which are often </w:t>
      </w:r>
      <w:proofErr w:type="gramStart"/>
      <w:r w:rsidR="00BB3C43">
        <w:rPr>
          <w:rFonts w:ascii="Arial" w:hAnsi="Arial" w:cs="Arial"/>
          <w:sz w:val="22"/>
          <w:szCs w:val="22"/>
        </w:rPr>
        <w:t>context-dependent</w:t>
      </w:r>
      <w:proofErr w:type="gramEnd"/>
      <w:r w:rsidR="00BB3C43">
        <w:rPr>
          <w:rFonts w:ascii="Arial" w:hAnsi="Arial" w:cs="Arial"/>
          <w:sz w:val="22"/>
          <w:szCs w:val="22"/>
        </w:rPr>
        <w:t>. Flexible context-dependent adjustments in behavior will fail if too few variables are represented</w:t>
      </w:r>
      <w:r w:rsidR="00FE692F">
        <w:rPr>
          <w:rFonts w:ascii="Arial" w:hAnsi="Arial" w:cs="Arial"/>
          <w:sz w:val="22"/>
          <w:szCs w:val="22"/>
        </w:rPr>
        <w:t xml:space="preserve">, as </w:t>
      </w:r>
      <w:r w:rsidR="008A5AD7">
        <w:rPr>
          <w:rFonts w:ascii="Arial" w:hAnsi="Arial" w:cs="Arial"/>
          <w:sz w:val="22"/>
          <w:szCs w:val="22"/>
        </w:rPr>
        <w:t>the proper input-output mappings cannot be generated if the relevant variables that define such mappings are not present in neural activity.</w:t>
      </w:r>
      <w:r w:rsidR="00BB3C43">
        <w:rPr>
          <w:rFonts w:ascii="Arial" w:hAnsi="Arial" w:cs="Arial"/>
          <w:sz w:val="22"/>
          <w:szCs w:val="22"/>
        </w:rPr>
        <w:t xml:space="preserve"> </w:t>
      </w:r>
      <w:r w:rsidR="00D366D0">
        <w:rPr>
          <w:rFonts w:ascii="Arial" w:hAnsi="Arial" w:cs="Arial"/>
          <w:sz w:val="22"/>
          <w:szCs w:val="22"/>
        </w:rPr>
        <w:t>Geometry of this kind is schematized</w:t>
      </w:r>
      <w:r w:rsidR="00153C5C">
        <w:rPr>
          <w:rFonts w:ascii="Arial" w:hAnsi="Arial" w:cs="Arial"/>
          <w:sz w:val="22"/>
          <w:szCs w:val="22"/>
        </w:rPr>
        <w:t xml:space="preserve"> in the upper plot in Fig. 1, where each experimental condition </w:t>
      </w:r>
      <w:r w:rsidR="00D366D0">
        <w:rPr>
          <w:rFonts w:ascii="Arial" w:hAnsi="Arial" w:cs="Arial"/>
          <w:sz w:val="22"/>
          <w:szCs w:val="22"/>
        </w:rPr>
        <w:t xml:space="preserve">randomly </w:t>
      </w:r>
      <w:r w:rsidR="00153C5C">
        <w:rPr>
          <w:rFonts w:ascii="Arial" w:hAnsi="Arial" w:cs="Arial"/>
          <w:sz w:val="22"/>
          <w:szCs w:val="22"/>
        </w:rPr>
        <w:t xml:space="preserve">occupies a </w:t>
      </w:r>
      <w:r w:rsidR="00FE692F">
        <w:rPr>
          <w:rFonts w:ascii="Arial" w:hAnsi="Arial" w:cs="Arial"/>
          <w:sz w:val="22"/>
          <w:szCs w:val="22"/>
        </w:rPr>
        <w:t>separate</w:t>
      </w:r>
      <w:r w:rsidR="00153C5C">
        <w:rPr>
          <w:rFonts w:ascii="Arial" w:hAnsi="Arial" w:cs="Arial"/>
          <w:sz w:val="22"/>
          <w:szCs w:val="22"/>
        </w:rPr>
        <w:t xml:space="preserve"> </w:t>
      </w:r>
      <w:r w:rsidR="001C62C9">
        <w:rPr>
          <w:rFonts w:ascii="Arial" w:hAnsi="Arial" w:cs="Arial"/>
          <w:sz w:val="22"/>
          <w:szCs w:val="22"/>
        </w:rPr>
        <w:t>region of the firing-rate space.</w:t>
      </w:r>
      <w:ins w:id="59" w:author="Microsoft Office User" w:date="2020-12-08T11:21:00Z">
        <w:r w:rsidR="000C6C5A">
          <w:rPr>
            <w:rFonts w:ascii="Arial" w:hAnsi="Arial" w:cs="Arial"/>
            <w:sz w:val="22"/>
            <w:szCs w:val="22"/>
          </w:rPr>
          <w:t xml:space="preserve"> In fact, because of the arrangement of the points, </w:t>
        </w:r>
      </w:ins>
      <w:ins w:id="60" w:author="Microsoft Office User" w:date="2020-12-08T11:23:00Z">
        <w:r w:rsidR="000C6C5A">
          <w:rPr>
            <w:rFonts w:ascii="Arial" w:hAnsi="Arial" w:cs="Arial"/>
            <w:sz w:val="22"/>
            <w:szCs w:val="22"/>
          </w:rPr>
          <w:t xml:space="preserve">assuming noise is not too high, </w:t>
        </w:r>
      </w:ins>
      <w:ins w:id="61" w:author="Microsoft Office User" w:date="2020-12-08T11:21:00Z">
        <w:r w:rsidR="000C6C5A">
          <w:rPr>
            <w:rFonts w:ascii="Arial" w:hAnsi="Arial" w:cs="Arial"/>
            <w:sz w:val="22"/>
            <w:szCs w:val="22"/>
          </w:rPr>
          <w:t xml:space="preserve">a linear decoder can separate all possible groupings of 4 conditions </w:t>
        </w:r>
      </w:ins>
      <w:ins w:id="62" w:author="Microsoft Office User" w:date="2020-12-08T11:22:00Z">
        <w:r w:rsidR="000C6C5A">
          <w:rPr>
            <w:rFonts w:ascii="Arial" w:hAnsi="Arial" w:cs="Arial"/>
            <w:sz w:val="22"/>
            <w:szCs w:val="22"/>
          </w:rPr>
          <w:t xml:space="preserve">from the remaining 4 conditions. </w:t>
        </w:r>
        <w:proofErr w:type="gramStart"/>
        <w:r w:rsidR="000C6C5A">
          <w:rPr>
            <w:rFonts w:ascii="Arial" w:hAnsi="Arial" w:cs="Arial"/>
            <w:sz w:val="22"/>
            <w:szCs w:val="22"/>
          </w:rPr>
          <w:t>Thus</w:t>
        </w:r>
        <w:proofErr w:type="gramEnd"/>
        <w:r w:rsidR="000C6C5A">
          <w:rPr>
            <w:rFonts w:ascii="Arial" w:hAnsi="Arial" w:cs="Arial"/>
            <w:sz w:val="22"/>
            <w:szCs w:val="22"/>
          </w:rPr>
          <w:t xml:space="preserve"> any variable </w:t>
        </w:r>
      </w:ins>
      <w:ins w:id="63" w:author="Microsoft Office User" w:date="2020-12-08T11:23:00Z">
        <w:r w:rsidR="000C6C5A">
          <w:rPr>
            <w:rFonts w:ascii="Arial" w:hAnsi="Arial" w:cs="Arial"/>
            <w:sz w:val="22"/>
            <w:szCs w:val="22"/>
          </w:rPr>
          <w:t>can be read out in relation to task demands.</w:t>
        </w:r>
      </w:ins>
    </w:p>
    <w:p w14:paraId="5113EA6C" w14:textId="68AA1CD6" w:rsidR="0077691D" w:rsidRDefault="00807BBD" w:rsidP="008A5AD7">
      <w:pPr>
        <w:ind w:firstLine="720"/>
        <w:jc w:val="both"/>
        <w:rPr>
          <w:rFonts w:ascii="Arial" w:hAnsi="Arial" w:cs="Arial"/>
          <w:sz w:val="22"/>
          <w:szCs w:val="22"/>
        </w:rPr>
      </w:pPr>
      <w:r>
        <w:rPr>
          <w:rFonts w:ascii="Arial" w:hAnsi="Arial" w:cs="Arial"/>
          <w:sz w:val="22"/>
          <w:szCs w:val="22"/>
        </w:rPr>
        <w:t>In contrast,</w:t>
      </w:r>
      <w:r w:rsidR="001C62C9">
        <w:rPr>
          <w:rFonts w:ascii="Arial" w:hAnsi="Arial" w:cs="Arial"/>
          <w:sz w:val="22"/>
          <w:szCs w:val="22"/>
        </w:rPr>
        <w:t xml:space="preserve"> </w:t>
      </w:r>
      <w:r w:rsidR="00BB3C43" w:rsidRPr="00572F02">
        <w:rPr>
          <w:rFonts w:ascii="Arial" w:hAnsi="Arial" w:cs="Arial"/>
          <w:b/>
          <w:bCs/>
          <w:sz w:val="22"/>
          <w:szCs w:val="22"/>
          <w:u w:val="single"/>
        </w:rPr>
        <w:t>Type 2</w:t>
      </w:r>
      <w:r w:rsidR="00BB3C43" w:rsidRPr="00572F02">
        <w:rPr>
          <w:rFonts w:ascii="Arial" w:hAnsi="Arial" w:cs="Arial"/>
          <w:sz w:val="22"/>
          <w:szCs w:val="22"/>
          <w:u w:val="single"/>
        </w:rPr>
        <w:t xml:space="preserve"> </w:t>
      </w:r>
      <w:r w:rsidR="00BB3C43">
        <w:rPr>
          <w:rFonts w:ascii="Arial" w:hAnsi="Arial" w:cs="Arial"/>
          <w:sz w:val="22"/>
          <w:szCs w:val="22"/>
          <w:u w:val="single"/>
        </w:rPr>
        <w:t>flexibility demands</w:t>
      </w:r>
      <w:r w:rsidR="00BB3C43" w:rsidRPr="00572F02">
        <w:rPr>
          <w:rFonts w:ascii="Arial" w:hAnsi="Arial" w:cs="Arial"/>
          <w:sz w:val="22"/>
          <w:szCs w:val="22"/>
          <w:u w:val="single"/>
        </w:rPr>
        <w:t xml:space="preserve"> a geometry</w:t>
      </w:r>
      <w:r w:rsidR="00167CD4">
        <w:rPr>
          <w:rFonts w:ascii="Arial" w:hAnsi="Arial" w:cs="Arial"/>
          <w:sz w:val="22"/>
          <w:szCs w:val="22"/>
          <w:u w:val="single"/>
        </w:rPr>
        <w:t xml:space="preserve"> that</w:t>
      </w:r>
      <w:r w:rsidR="00BB3C43" w:rsidRPr="00572F02">
        <w:rPr>
          <w:rFonts w:ascii="Arial" w:hAnsi="Arial" w:cs="Arial"/>
          <w:sz w:val="22"/>
          <w:szCs w:val="22"/>
          <w:u w:val="single"/>
        </w:rPr>
        <w:t xml:space="preserve"> </w:t>
      </w:r>
      <w:r w:rsidR="00BB3C43">
        <w:rPr>
          <w:rFonts w:ascii="Arial" w:hAnsi="Arial" w:cs="Arial"/>
          <w:sz w:val="22"/>
          <w:szCs w:val="22"/>
          <w:u w:val="single"/>
        </w:rPr>
        <w:t>has certain generalization properties. Specifically,</w:t>
      </w:r>
      <w:r w:rsidR="00167CD4">
        <w:rPr>
          <w:rFonts w:ascii="Arial" w:hAnsi="Arial" w:cs="Arial"/>
          <w:sz w:val="22"/>
          <w:szCs w:val="22"/>
          <w:u w:val="single"/>
        </w:rPr>
        <w:t xml:space="preserve"> </w:t>
      </w:r>
      <w:r w:rsidR="00BB3C43">
        <w:rPr>
          <w:rFonts w:ascii="Arial" w:hAnsi="Arial" w:cs="Arial"/>
          <w:sz w:val="22"/>
          <w:szCs w:val="22"/>
          <w:u w:val="single"/>
        </w:rPr>
        <w:t>to support generalization in a novel condition, the geometry should allow a linear decoder to read out</w:t>
      </w:r>
      <w:r w:rsidR="00BB3C43" w:rsidRPr="00572F02">
        <w:rPr>
          <w:rFonts w:ascii="Arial" w:hAnsi="Arial" w:cs="Arial"/>
          <w:sz w:val="22"/>
          <w:szCs w:val="22"/>
          <w:u w:val="single"/>
        </w:rPr>
        <w:t xml:space="preserve"> variables </w:t>
      </w:r>
      <w:r w:rsidR="00BB3C43">
        <w:rPr>
          <w:rFonts w:ascii="Arial" w:hAnsi="Arial" w:cs="Arial"/>
          <w:sz w:val="22"/>
          <w:szCs w:val="22"/>
          <w:u w:val="single"/>
        </w:rPr>
        <w:t>in</w:t>
      </w:r>
      <w:r w:rsidR="00BB3C43" w:rsidRPr="00572F02">
        <w:rPr>
          <w:rFonts w:ascii="Arial" w:hAnsi="Arial" w:cs="Arial"/>
          <w:sz w:val="22"/>
          <w:szCs w:val="22"/>
          <w:u w:val="single"/>
        </w:rPr>
        <w:t xml:space="preserve"> novel conditions </w:t>
      </w:r>
      <w:r w:rsidR="00BB3C43" w:rsidRPr="004848EE">
        <w:rPr>
          <w:rFonts w:ascii="Arial" w:hAnsi="Arial" w:cs="Arial"/>
          <w:i/>
          <w:iCs/>
          <w:sz w:val="22"/>
          <w:szCs w:val="22"/>
          <w:u w:val="single"/>
        </w:rPr>
        <w:t>in the same way</w:t>
      </w:r>
      <w:r w:rsidR="00BB3C43" w:rsidRPr="00572F02">
        <w:rPr>
          <w:rFonts w:ascii="Arial" w:hAnsi="Arial" w:cs="Arial"/>
          <w:sz w:val="22"/>
          <w:szCs w:val="22"/>
          <w:u w:val="single"/>
        </w:rPr>
        <w:t xml:space="preserve"> it </w:t>
      </w:r>
      <w:r w:rsidR="00BB3C43">
        <w:rPr>
          <w:rFonts w:ascii="Arial" w:hAnsi="Arial" w:cs="Arial"/>
          <w:sz w:val="22"/>
          <w:szCs w:val="22"/>
          <w:u w:val="single"/>
        </w:rPr>
        <w:t>reads out</w:t>
      </w:r>
      <w:r w:rsidR="00BB3C43" w:rsidRPr="00572F02">
        <w:rPr>
          <w:rFonts w:ascii="Arial" w:hAnsi="Arial" w:cs="Arial"/>
          <w:sz w:val="22"/>
          <w:szCs w:val="22"/>
          <w:u w:val="single"/>
        </w:rPr>
        <w:t xml:space="preserve"> variables for familiar conditions</w:t>
      </w:r>
      <w:r w:rsidR="00BB3C43">
        <w:rPr>
          <w:rFonts w:ascii="Arial" w:hAnsi="Arial" w:cs="Arial"/>
          <w:sz w:val="22"/>
          <w:szCs w:val="22"/>
        </w:rPr>
        <w:t>.</w:t>
      </w:r>
      <w:r>
        <w:rPr>
          <w:rFonts w:ascii="Arial" w:hAnsi="Arial" w:cs="Arial"/>
          <w:sz w:val="22"/>
          <w:szCs w:val="22"/>
        </w:rPr>
        <w:t xml:space="preserve"> This </w:t>
      </w:r>
      <w:del w:id="64" w:author="Microsoft Office User" w:date="2020-12-08T11:24:00Z">
        <w:r w:rsidDel="000C6C5A">
          <w:rPr>
            <w:rFonts w:ascii="Arial" w:hAnsi="Arial" w:cs="Arial"/>
            <w:sz w:val="22"/>
            <w:szCs w:val="22"/>
          </w:rPr>
          <w:delText xml:space="preserve">is </w:delText>
        </w:r>
      </w:del>
      <w:ins w:id="65" w:author="Microsoft Office User" w:date="2020-12-08T11:24:00Z">
        <w:r w:rsidR="000C6C5A">
          <w:rPr>
            <w:rFonts w:ascii="Arial" w:hAnsi="Arial" w:cs="Arial"/>
            <w:sz w:val="22"/>
            <w:szCs w:val="22"/>
          </w:rPr>
          <w:t xml:space="preserve">can occur </w:t>
        </w:r>
      </w:ins>
      <w:r>
        <w:rPr>
          <w:rFonts w:ascii="Arial" w:hAnsi="Arial" w:cs="Arial"/>
          <w:sz w:val="22"/>
          <w:szCs w:val="22"/>
        </w:rPr>
        <w:t xml:space="preserve">because </w:t>
      </w:r>
      <w:r w:rsidR="002C4E6B">
        <w:rPr>
          <w:rFonts w:ascii="Arial" w:hAnsi="Arial" w:cs="Arial"/>
          <w:sz w:val="22"/>
          <w:szCs w:val="22"/>
        </w:rPr>
        <w:t xml:space="preserve">the world is structured, and </w:t>
      </w:r>
      <w:r>
        <w:rPr>
          <w:rFonts w:ascii="Arial" w:hAnsi="Arial" w:cs="Arial"/>
          <w:sz w:val="22"/>
          <w:szCs w:val="22"/>
        </w:rPr>
        <w:t xml:space="preserve">novel conditions often share </w:t>
      </w:r>
      <w:del w:id="66" w:author="Microsoft Office User" w:date="2020-12-08T11:24:00Z">
        <w:r w:rsidDel="000C6C5A">
          <w:rPr>
            <w:rFonts w:ascii="Arial" w:hAnsi="Arial" w:cs="Arial"/>
            <w:sz w:val="22"/>
            <w:szCs w:val="22"/>
          </w:rPr>
          <w:delText xml:space="preserve">variables </w:delText>
        </w:r>
      </w:del>
      <w:ins w:id="67" w:author="Microsoft Office User" w:date="2020-12-08T11:24:00Z">
        <w:r w:rsidR="000C6C5A">
          <w:rPr>
            <w:rFonts w:ascii="Arial" w:hAnsi="Arial" w:cs="Arial"/>
            <w:sz w:val="22"/>
            <w:szCs w:val="22"/>
          </w:rPr>
          <w:t xml:space="preserve">features </w:t>
        </w:r>
      </w:ins>
      <w:r>
        <w:rPr>
          <w:rFonts w:ascii="Arial" w:hAnsi="Arial" w:cs="Arial"/>
          <w:sz w:val="22"/>
          <w:szCs w:val="22"/>
        </w:rPr>
        <w:t>with familiar conditions</w:t>
      </w:r>
      <w:r w:rsidR="00167CD4">
        <w:rPr>
          <w:rFonts w:ascii="Arial" w:hAnsi="Arial" w:cs="Arial"/>
          <w:sz w:val="22"/>
          <w:szCs w:val="22"/>
        </w:rPr>
        <w:t>.</w:t>
      </w:r>
      <w:r>
        <w:rPr>
          <w:rFonts w:ascii="Arial" w:hAnsi="Arial" w:cs="Arial"/>
          <w:sz w:val="22"/>
          <w:szCs w:val="22"/>
        </w:rPr>
        <w:t xml:space="preserve"> </w:t>
      </w:r>
      <w:ins w:id="68" w:author="Microsoft Office User" w:date="2020-12-08T11:24:00Z">
        <w:r w:rsidR="000C6C5A">
          <w:rPr>
            <w:rFonts w:ascii="Arial" w:hAnsi="Arial" w:cs="Arial"/>
            <w:sz w:val="22"/>
            <w:szCs w:val="22"/>
          </w:rPr>
          <w:t>If the brain represents s</w:t>
        </w:r>
      </w:ins>
      <w:del w:id="69" w:author="Microsoft Office User" w:date="2020-12-08T11:24:00Z">
        <w:r w:rsidR="00167CD4" w:rsidDel="000C6C5A">
          <w:rPr>
            <w:rFonts w:ascii="Arial" w:hAnsi="Arial" w:cs="Arial"/>
            <w:sz w:val="22"/>
            <w:szCs w:val="22"/>
          </w:rPr>
          <w:delText>S</w:delText>
        </w:r>
      </w:del>
      <w:r w:rsidR="00167CD4">
        <w:rPr>
          <w:rFonts w:ascii="Arial" w:hAnsi="Arial" w:cs="Arial"/>
          <w:sz w:val="22"/>
          <w:szCs w:val="22"/>
        </w:rPr>
        <w:t>uch structured relationships between conditions</w:t>
      </w:r>
      <w:ins w:id="70" w:author="Microsoft Office User" w:date="2020-12-08T11:24:00Z">
        <w:r w:rsidR="000C6C5A">
          <w:rPr>
            <w:rFonts w:ascii="Arial" w:hAnsi="Arial" w:cs="Arial"/>
            <w:sz w:val="22"/>
            <w:szCs w:val="22"/>
          </w:rPr>
          <w:t xml:space="preserve">, it </w:t>
        </w:r>
      </w:ins>
      <w:del w:id="71" w:author="Microsoft Office User" w:date="2020-12-08T11:24:00Z">
        <w:r w:rsidR="00167CD4" w:rsidDel="000C6C5A">
          <w:rPr>
            <w:rFonts w:ascii="Arial" w:hAnsi="Arial" w:cs="Arial"/>
            <w:sz w:val="22"/>
            <w:szCs w:val="22"/>
          </w:rPr>
          <w:delText xml:space="preserve"> are thought to </w:delText>
        </w:r>
      </w:del>
      <w:r w:rsidR="00167CD4">
        <w:rPr>
          <w:rFonts w:ascii="Arial" w:hAnsi="Arial" w:cs="Arial"/>
          <w:sz w:val="22"/>
          <w:szCs w:val="22"/>
        </w:rPr>
        <w:t>facilitate</w:t>
      </w:r>
      <w:ins w:id="72" w:author="Microsoft Office User" w:date="2020-12-08T11:24:00Z">
        <w:r w:rsidR="000C6C5A">
          <w:rPr>
            <w:rFonts w:ascii="Arial" w:hAnsi="Arial" w:cs="Arial"/>
            <w:sz w:val="22"/>
            <w:szCs w:val="22"/>
          </w:rPr>
          <w:t>s</w:t>
        </w:r>
      </w:ins>
      <w:r>
        <w:rPr>
          <w:rFonts w:ascii="Arial" w:hAnsi="Arial" w:cs="Arial"/>
          <w:sz w:val="22"/>
          <w:szCs w:val="22"/>
        </w:rPr>
        <w:t xml:space="preserve"> generalization</w:t>
      </w:r>
      <w:r w:rsidR="00167CD4">
        <w:rPr>
          <w:rFonts w:ascii="Arial" w:hAnsi="Arial" w:cs="Arial"/>
          <w:sz w:val="22"/>
          <w:szCs w:val="22"/>
        </w:rPr>
        <w:t xml:space="preserve">, </w:t>
      </w:r>
      <w:del w:id="73" w:author="Microsoft Office User" w:date="2020-12-08T11:24:00Z">
        <w:r w:rsidR="00167CD4" w:rsidDel="000C6C5A">
          <w:rPr>
            <w:rFonts w:ascii="Arial" w:hAnsi="Arial" w:cs="Arial"/>
            <w:sz w:val="22"/>
            <w:szCs w:val="22"/>
          </w:rPr>
          <w:delText xml:space="preserve">organizing </w:delText>
        </w:r>
      </w:del>
      <w:ins w:id="74" w:author="Microsoft Office User" w:date="2020-12-08T11:24:00Z">
        <w:r w:rsidR="000C6C5A">
          <w:rPr>
            <w:rFonts w:ascii="Arial" w:hAnsi="Arial" w:cs="Arial"/>
            <w:sz w:val="22"/>
            <w:szCs w:val="22"/>
          </w:rPr>
          <w:t xml:space="preserve">as </w:t>
        </w:r>
      </w:ins>
      <w:r w:rsidR="00167CD4">
        <w:rPr>
          <w:rFonts w:ascii="Arial" w:hAnsi="Arial" w:cs="Arial"/>
          <w:sz w:val="22"/>
          <w:szCs w:val="22"/>
        </w:rPr>
        <w:t>neural responses to novel conditions</w:t>
      </w:r>
      <w:r w:rsidR="002C4E6B">
        <w:rPr>
          <w:rFonts w:ascii="Arial" w:hAnsi="Arial" w:cs="Arial"/>
          <w:sz w:val="22"/>
          <w:szCs w:val="22"/>
        </w:rPr>
        <w:t xml:space="preserve"> </w:t>
      </w:r>
      <w:del w:id="75" w:author="Microsoft Office User" w:date="2020-12-08T11:25:00Z">
        <w:r w:rsidR="002C4E6B" w:rsidDel="000C6C5A">
          <w:rPr>
            <w:rFonts w:ascii="Arial" w:hAnsi="Arial" w:cs="Arial"/>
            <w:sz w:val="22"/>
            <w:szCs w:val="22"/>
          </w:rPr>
          <w:delText xml:space="preserve">using </w:delText>
        </w:r>
      </w:del>
      <w:ins w:id="76" w:author="Microsoft Office User" w:date="2020-12-08T11:25:00Z">
        <w:r w:rsidR="000C6C5A">
          <w:rPr>
            <w:rFonts w:ascii="Arial" w:hAnsi="Arial" w:cs="Arial"/>
            <w:sz w:val="22"/>
            <w:szCs w:val="22"/>
          </w:rPr>
          <w:t xml:space="preserve">can use </w:t>
        </w:r>
      </w:ins>
      <w:r w:rsidR="002C4E6B">
        <w:rPr>
          <w:rFonts w:ascii="Arial" w:hAnsi="Arial" w:cs="Arial"/>
          <w:sz w:val="22"/>
          <w:szCs w:val="22"/>
        </w:rPr>
        <w:t>the brain’s</w:t>
      </w:r>
      <w:r w:rsidR="00167CD4">
        <w:rPr>
          <w:rFonts w:ascii="Arial" w:hAnsi="Arial" w:cs="Arial"/>
          <w:sz w:val="22"/>
          <w:szCs w:val="22"/>
        </w:rPr>
        <w:t xml:space="preserve"> pre-existing </w:t>
      </w:r>
      <w:r w:rsidR="002C4E6B">
        <w:rPr>
          <w:rFonts w:ascii="Arial" w:hAnsi="Arial" w:cs="Arial"/>
          <w:sz w:val="22"/>
          <w:szCs w:val="22"/>
        </w:rPr>
        <w:t>encoding</w:t>
      </w:r>
      <w:r w:rsidR="00167CD4">
        <w:rPr>
          <w:rFonts w:ascii="Arial" w:hAnsi="Arial" w:cs="Arial"/>
          <w:sz w:val="22"/>
          <w:szCs w:val="22"/>
        </w:rPr>
        <w:t xml:space="preserve"> </w:t>
      </w:r>
      <w:r w:rsidR="002C4E6B">
        <w:rPr>
          <w:rFonts w:ascii="Arial" w:hAnsi="Arial" w:cs="Arial"/>
          <w:sz w:val="22"/>
          <w:szCs w:val="22"/>
        </w:rPr>
        <w:t>scheme for the</w:t>
      </w:r>
      <w:r w:rsidR="00167CD4">
        <w:rPr>
          <w:rFonts w:ascii="Arial" w:hAnsi="Arial" w:cs="Arial"/>
          <w:sz w:val="22"/>
          <w:szCs w:val="22"/>
        </w:rPr>
        <w:t xml:space="preserve"> novel condition’s constituent variables</w:t>
      </w:r>
      <w:r>
        <w:rPr>
          <w:rFonts w:ascii="Arial" w:hAnsi="Arial" w:cs="Arial"/>
          <w:sz w:val="22"/>
          <w:szCs w:val="22"/>
        </w:rPr>
        <w:t>.</w:t>
      </w:r>
      <w:r w:rsidR="00167CD4">
        <w:rPr>
          <w:rFonts w:ascii="Arial" w:hAnsi="Arial" w:cs="Arial"/>
          <w:sz w:val="22"/>
          <w:szCs w:val="22"/>
        </w:rPr>
        <w:t xml:space="preserve"> Such a geometry is shown in the lower plot of Fig. 1, where experimental conditions are not only organized by context, but also along</w:t>
      </w:r>
      <w:r w:rsidR="008F42C3">
        <w:rPr>
          <w:rFonts w:ascii="Arial" w:hAnsi="Arial" w:cs="Arial"/>
          <w:sz w:val="22"/>
          <w:szCs w:val="22"/>
        </w:rPr>
        <w:t xml:space="preserve"> </w:t>
      </w:r>
      <w:r w:rsidR="00167CD4">
        <w:rPr>
          <w:rFonts w:ascii="Arial" w:hAnsi="Arial" w:cs="Arial"/>
          <w:sz w:val="22"/>
          <w:szCs w:val="22"/>
        </w:rPr>
        <w:t>axes of symmetry</w:t>
      </w:r>
      <w:r w:rsidR="008F42C3">
        <w:rPr>
          <w:rFonts w:ascii="Arial" w:hAnsi="Arial" w:cs="Arial"/>
          <w:sz w:val="22"/>
          <w:szCs w:val="22"/>
        </w:rPr>
        <w:t xml:space="preserve"> that </w:t>
      </w:r>
      <w:r w:rsidR="00B21072">
        <w:rPr>
          <w:rFonts w:ascii="Arial" w:hAnsi="Arial" w:cs="Arial"/>
          <w:sz w:val="22"/>
          <w:szCs w:val="22"/>
        </w:rPr>
        <w:t xml:space="preserve">could </w:t>
      </w:r>
      <w:r w:rsidR="008F42C3">
        <w:rPr>
          <w:rFonts w:ascii="Arial" w:hAnsi="Arial" w:cs="Arial"/>
          <w:sz w:val="22"/>
          <w:szCs w:val="22"/>
        </w:rPr>
        <w:t>correspond to additional task variables.</w:t>
      </w:r>
    </w:p>
    <w:p w14:paraId="453BE64D" w14:textId="1D70156C" w:rsidR="00535CA2" w:rsidRDefault="00535CA2" w:rsidP="00CC1443">
      <w:pPr>
        <w:jc w:val="both"/>
        <w:rPr>
          <w:rFonts w:ascii="Arial" w:hAnsi="Arial" w:cs="Arial"/>
          <w:sz w:val="22"/>
          <w:szCs w:val="22"/>
        </w:rPr>
      </w:pPr>
    </w:p>
    <w:p w14:paraId="3B93508C" w14:textId="6B7A19AD" w:rsidR="00D27889" w:rsidRPr="00DF6FDA" w:rsidRDefault="001E01EC" w:rsidP="00DF6FDA">
      <w:pPr>
        <w:jc w:val="both"/>
        <w:rPr>
          <w:rFonts w:ascii="Arial" w:hAnsi="Arial" w:cs="Arial"/>
          <w:i/>
          <w:iCs/>
          <w:sz w:val="22"/>
          <w:szCs w:val="22"/>
          <w:u w:val="single"/>
        </w:rPr>
      </w:pPr>
      <w:ins w:id="77" w:author="Pensack, Max J." w:date="2020-12-08T12:50:00Z">
        <w:r>
          <w:rPr>
            <w:rFonts w:ascii="Arial" w:hAnsi="Arial" w:cs="Arial"/>
            <w:noProof/>
            <w:sz w:val="22"/>
            <w:szCs w:val="22"/>
          </w:rPr>
          <w:drawing>
            <wp:anchor distT="0" distB="0" distL="114300" distR="114300" simplePos="0" relativeHeight="251669504" behindDoc="0" locked="0" layoutInCell="1" allowOverlap="1" wp14:anchorId="0FBA7950" wp14:editId="3A7E75B6">
              <wp:simplePos x="0" y="0"/>
              <wp:positionH relativeFrom="margin">
                <wp:posOffset>12700</wp:posOffset>
              </wp:positionH>
              <wp:positionV relativeFrom="margin">
                <wp:posOffset>4686935</wp:posOffset>
              </wp:positionV>
              <wp:extent cx="5029200" cy="2828925"/>
              <wp:effectExtent l="0" t="0" r="0" b="3175"/>
              <wp:wrapSquare wrapText="bothSides"/>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9200" cy="2828925"/>
                      </a:xfrm>
                      <a:prstGeom prst="rect">
                        <a:avLst/>
                      </a:prstGeom>
                    </pic:spPr>
                  </pic:pic>
                </a:graphicData>
              </a:graphic>
            </wp:anchor>
          </w:drawing>
        </w:r>
      </w:ins>
      <w:r w:rsidR="00F740D3" w:rsidRPr="00D97C7A">
        <w:rPr>
          <w:rFonts w:ascii="Arial" w:hAnsi="Arial" w:cs="Arial"/>
          <w:i/>
          <w:iCs/>
          <w:sz w:val="22"/>
          <w:szCs w:val="22"/>
          <w:u w:val="single"/>
        </w:rPr>
        <w:t>Two Measures of</w:t>
      </w:r>
      <w:r w:rsidR="00535CA2" w:rsidRPr="00D97C7A">
        <w:rPr>
          <w:rFonts w:ascii="Arial" w:hAnsi="Arial" w:cs="Arial"/>
          <w:i/>
          <w:iCs/>
          <w:sz w:val="22"/>
          <w:szCs w:val="22"/>
          <w:u w:val="single"/>
        </w:rPr>
        <w:t xml:space="preserve"> Geometry:</w:t>
      </w:r>
      <w:r w:rsidR="00C44B58">
        <w:rPr>
          <w:rFonts w:ascii="Arial" w:hAnsi="Arial" w:cs="Arial"/>
          <w:noProof/>
          <w:sz w:val="22"/>
          <w:szCs w:val="22"/>
        </w:rPr>
        <mc:AlternateContent>
          <mc:Choice Requires="wps">
            <w:drawing>
              <wp:anchor distT="0" distB="0" distL="114300" distR="114300" simplePos="0" relativeHeight="251661312" behindDoc="0" locked="0" layoutInCell="1" allowOverlap="1" wp14:anchorId="087C81FB" wp14:editId="5009866D">
                <wp:simplePos x="0" y="0"/>
                <wp:positionH relativeFrom="margin">
                  <wp:posOffset>5715</wp:posOffset>
                </wp:positionH>
                <wp:positionV relativeFrom="margin">
                  <wp:posOffset>7518400</wp:posOffset>
                </wp:positionV>
                <wp:extent cx="5031105" cy="7988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5031105" cy="798830"/>
                        </a:xfrm>
                        <a:prstGeom prst="rect">
                          <a:avLst/>
                        </a:prstGeom>
                        <a:solidFill>
                          <a:schemeClr val="lt1"/>
                        </a:solidFill>
                        <a:ln w="6350">
                          <a:noFill/>
                        </a:ln>
                      </wps:spPr>
                      <wps:txbx>
                        <w:txbxContent>
                          <w:p w14:paraId="4C962469" w14:textId="1E781F8F" w:rsidR="00E360DD" w:rsidRPr="006463E0" w:rsidRDefault="00E360DD" w:rsidP="00986A8C">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Fig.</w:t>
                            </w:r>
                            <w:r>
                              <w:rPr>
                                <w:rFonts w:ascii="Arial" w:hAnsi="Arial" w:cs="Arial"/>
                                <w:b/>
                                <w:bCs/>
                                <w:i w:val="0"/>
                                <w:iCs w:val="0"/>
                                <w:color w:val="000000" w:themeColor="text1"/>
                                <w:sz w:val="16"/>
                                <w:szCs w:val="16"/>
                              </w:rPr>
                              <w:t xml:space="preserve"> 2</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Computing shattering-dimensionality (SD)</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Pr>
                                <w:rFonts w:ascii="Arial" w:hAnsi="Arial" w:cs="Arial"/>
                                <w:i w:val="0"/>
                                <w:iCs w:val="0"/>
                                <w:color w:val="000000" w:themeColor="text1"/>
                                <w:sz w:val="16"/>
                                <w:szCs w:val="16"/>
                              </w:rPr>
                              <w:t>Example representation for four experimental conditions across two neurons. Each panel shows one of the 7 arbitrary variables that could be read out from these four experimental conditions (visualized as yellow vs. red). The dotted line in panels (a-f) show how a linear decoder could separate the four conditions according to the variable in question</w:t>
                            </w:r>
                            <w:r w:rsidR="006411A1">
                              <w:rPr>
                                <w:rFonts w:ascii="Arial" w:hAnsi="Arial" w:cs="Arial"/>
                                <w:i w:val="0"/>
                                <w:iCs w:val="0"/>
                                <w:color w:val="000000" w:themeColor="text1"/>
                                <w:sz w:val="16"/>
                                <w:szCs w:val="16"/>
                              </w:rPr>
                              <w:t xml:space="preserve"> when training on a subset of </w:t>
                            </w:r>
                            <w:r w:rsidR="006411A1" w:rsidRPr="00590011">
                              <w:rPr>
                                <w:rFonts w:ascii="Arial" w:hAnsi="Arial" w:cs="Arial"/>
                                <w:color w:val="000000" w:themeColor="text1"/>
                                <w:sz w:val="16"/>
                                <w:szCs w:val="16"/>
                              </w:rPr>
                              <w:t>all</w:t>
                            </w:r>
                            <w:r w:rsidR="006411A1">
                              <w:rPr>
                                <w:rFonts w:ascii="Arial" w:hAnsi="Arial" w:cs="Arial"/>
                                <w:i w:val="0"/>
                                <w:iCs w:val="0"/>
                                <w:color w:val="000000" w:themeColor="text1"/>
                                <w:sz w:val="16"/>
                                <w:szCs w:val="16"/>
                              </w:rPr>
                              <w:t xml:space="preserve"> conditions</w:t>
                            </w:r>
                            <w:r>
                              <w:rPr>
                                <w:rFonts w:ascii="Arial" w:hAnsi="Arial" w:cs="Arial"/>
                                <w:i w:val="0"/>
                                <w:iCs w:val="0"/>
                                <w:color w:val="000000" w:themeColor="text1"/>
                                <w:sz w:val="16"/>
                                <w:szCs w:val="16"/>
                              </w:rPr>
                              <w:t>. Panel (g) shows a geometry that does not yield linear separability using a decoder of this kind. Therefore, SD for this representation would be 6/7 = 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87C81FB" id="_x0000_t202" coordsize="21600,21600" o:spt="202" path="m,l,21600r21600,l21600,xe">
                <v:stroke joinstyle="miter"/>
                <v:path gradientshapeok="t" o:connecttype="rect"/>
              </v:shapetype>
              <v:shape id="Text Box 11" o:spid="_x0000_s1027" type="#_x0000_t202" style="position:absolute;left:0;text-align:left;margin-left:.45pt;margin-top:592pt;width:396.15pt;height:62.9pt;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" fillcolor="white [3201]" stroked="f" strokeweight=".5pt">
                <v:textbox>
                  <w:txbxContent>
                    <w:p w14:paraId="4C962469" w14:textId="1E781F8F" w:rsidR="00E360DD" w:rsidRPr="006463E0" w:rsidRDefault="00E360DD" w:rsidP="00986A8C">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Fig.</w:t>
                      </w:r>
                      <w:r>
                        <w:rPr>
                          <w:rFonts w:ascii="Arial" w:hAnsi="Arial" w:cs="Arial"/>
                          <w:b/>
                          <w:bCs/>
                          <w:i w:val="0"/>
                          <w:iCs w:val="0"/>
                          <w:color w:val="000000" w:themeColor="text1"/>
                          <w:sz w:val="16"/>
                          <w:szCs w:val="16"/>
                        </w:rPr>
                        <w:t xml:space="preserve"> 2</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Computing shattering-dimensionality (SD)</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Pr>
                          <w:rFonts w:ascii="Arial" w:hAnsi="Arial" w:cs="Arial"/>
                          <w:i w:val="0"/>
                          <w:iCs w:val="0"/>
                          <w:color w:val="000000" w:themeColor="text1"/>
                          <w:sz w:val="16"/>
                          <w:szCs w:val="16"/>
                        </w:rPr>
                        <w:t>Example representation for four experimental conditions across two neurons. Each panel shows one of the 7 arbitrary variables that could be read out from these four experimental conditions (visualized as yellow vs. red). The dotted line in panels (a-f) show how a linear decoder could separate the four conditions according to the variable in question</w:t>
                      </w:r>
                      <w:r w:rsidR="006411A1">
                        <w:rPr>
                          <w:rFonts w:ascii="Arial" w:hAnsi="Arial" w:cs="Arial"/>
                          <w:i w:val="0"/>
                          <w:iCs w:val="0"/>
                          <w:color w:val="000000" w:themeColor="text1"/>
                          <w:sz w:val="16"/>
                          <w:szCs w:val="16"/>
                        </w:rPr>
                        <w:t xml:space="preserve"> when training on a subset of </w:t>
                      </w:r>
                      <w:r w:rsidR="006411A1" w:rsidRPr="00590011">
                        <w:rPr>
                          <w:rFonts w:ascii="Arial" w:hAnsi="Arial" w:cs="Arial"/>
                          <w:color w:val="000000" w:themeColor="text1"/>
                          <w:sz w:val="16"/>
                          <w:szCs w:val="16"/>
                        </w:rPr>
                        <w:t>all</w:t>
                      </w:r>
                      <w:r w:rsidR="006411A1">
                        <w:rPr>
                          <w:rFonts w:ascii="Arial" w:hAnsi="Arial" w:cs="Arial"/>
                          <w:i w:val="0"/>
                          <w:iCs w:val="0"/>
                          <w:color w:val="000000" w:themeColor="text1"/>
                          <w:sz w:val="16"/>
                          <w:szCs w:val="16"/>
                        </w:rPr>
                        <w:t xml:space="preserve"> conditions</w:t>
                      </w:r>
                      <w:r>
                        <w:rPr>
                          <w:rFonts w:ascii="Arial" w:hAnsi="Arial" w:cs="Arial"/>
                          <w:i w:val="0"/>
                          <w:iCs w:val="0"/>
                          <w:color w:val="000000" w:themeColor="text1"/>
                          <w:sz w:val="16"/>
                          <w:szCs w:val="16"/>
                        </w:rPr>
                        <w:t>. Panel (g) shows a geometry that does not yield linear separability using a decoder of this kind. Therefore, SD for this representation would be 6/7 = 0.86.</w:t>
                      </w:r>
                    </w:p>
                  </w:txbxContent>
                </v:textbox>
                <w10:wrap type="square" anchorx="margin" anchory="margin"/>
              </v:shape>
            </w:pict>
          </mc:Fallback>
        </mc:AlternateContent>
      </w:r>
      <w:del w:id="78" w:author="Pensack, Max J." w:date="2020-12-08T12:46:00Z">
        <w:r w:rsidR="000F6918" w:rsidRPr="00D1096D" w:rsidDel="00863097">
          <w:rPr>
            <w:rFonts w:ascii="Arial" w:hAnsi="Arial" w:cs="Arial"/>
            <w:noProof/>
            <w:sz w:val="22"/>
            <w:szCs w:val="22"/>
          </w:rPr>
          <w:drawing>
            <wp:anchor distT="0" distB="0" distL="114300" distR="114300" simplePos="0" relativeHeight="251660288" behindDoc="0" locked="0" layoutInCell="1" allowOverlap="1" wp14:anchorId="7D3B0E5C" wp14:editId="749C6BDA">
              <wp:simplePos x="0" y="0"/>
              <wp:positionH relativeFrom="margin">
                <wp:posOffset>5715</wp:posOffset>
              </wp:positionH>
              <wp:positionV relativeFrom="margin">
                <wp:posOffset>4690745</wp:posOffset>
              </wp:positionV>
              <wp:extent cx="5031105" cy="2830195"/>
              <wp:effectExtent l="0" t="0" r="0" b="1905"/>
              <wp:wrapSquare wrapText="bothSides"/>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1105" cy="2830195"/>
                      </a:xfrm>
                      <a:prstGeom prst="rect">
                        <a:avLst/>
                      </a:prstGeom>
                    </pic:spPr>
                  </pic:pic>
                </a:graphicData>
              </a:graphic>
              <wp14:sizeRelH relativeFrom="margin">
                <wp14:pctWidth>0</wp14:pctWidth>
              </wp14:sizeRelH>
              <wp14:sizeRelV relativeFrom="margin">
                <wp14:pctHeight>0</wp14:pctHeight>
              </wp14:sizeRelV>
            </wp:anchor>
          </w:drawing>
        </w:r>
      </w:del>
      <w:r w:rsidR="00DF6FDA">
        <w:rPr>
          <w:rFonts w:ascii="Arial" w:hAnsi="Arial" w:cs="Arial"/>
          <w:sz w:val="22"/>
          <w:szCs w:val="22"/>
        </w:rPr>
        <w:t xml:space="preserve"> </w:t>
      </w:r>
      <w:r w:rsidR="00CC1443">
        <w:rPr>
          <w:rFonts w:ascii="Arial" w:hAnsi="Arial" w:cs="Arial"/>
          <w:sz w:val="22"/>
          <w:szCs w:val="22"/>
        </w:rPr>
        <w:t>The Salzman and Fusi labs have developed t</w:t>
      </w:r>
      <w:r w:rsidR="00BB3C43">
        <w:rPr>
          <w:rFonts w:ascii="Arial" w:hAnsi="Arial" w:cs="Arial"/>
          <w:sz w:val="22"/>
          <w:szCs w:val="22"/>
        </w:rPr>
        <w:t xml:space="preserve">wo </w:t>
      </w:r>
      <w:r w:rsidR="00B21072">
        <w:rPr>
          <w:rFonts w:ascii="Arial" w:hAnsi="Arial" w:cs="Arial"/>
          <w:sz w:val="22"/>
          <w:szCs w:val="22"/>
        </w:rPr>
        <w:t xml:space="preserve">tools to </w:t>
      </w:r>
      <w:r w:rsidR="00BB3C43">
        <w:rPr>
          <w:rFonts w:ascii="Arial" w:hAnsi="Arial" w:cs="Arial"/>
          <w:sz w:val="22"/>
          <w:szCs w:val="22"/>
        </w:rPr>
        <w:t>measure</w:t>
      </w:r>
      <w:r w:rsidR="00B21072">
        <w:rPr>
          <w:rFonts w:ascii="Arial" w:hAnsi="Arial" w:cs="Arial"/>
          <w:sz w:val="22"/>
          <w:szCs w:val="22"/>
        </w:rPr>
        <w:t xml:space="preserve"> the geometric properties</w:t>
      </w:r>
      <w:r w:rsidR="00CC1443">
        <w:rPr>
          <w:rFonts w:ascii="Arial" w:hAnsi="Arial" w:cs="Arial"/>
          <w:sz w:val="22"/>
          <w:szCs w:val="22"/>
        </w:rPr>
        <w:t xml:space="preserve"> thought</w:t>
      </w:r>
      <w:r w:rsidR="00BB3C43">
        <w:rPr>
          <w:rFonts w:ascii="Arial" w:hAnsi="Arial" w:cs="Arial"/>
          <w:sz w:val="22"/>
          <w:szCs w:val="22"/>
        </w:rPr>
        <w:t xml:space="preserve"> to </w:t>
      </w:r>
      <w:r w:rsidR="00B21072">
        <w:rPr>
          <w:rFonts w:ascii="Arial" w:hAnsi="Arial" w:cs="Arial"/>
          <w:sz w:val="22"/>
          <w:szCs w:val="22"/>
        </w:rPr>
        <w:t>underlie</w:t>
      </w:r>
      <w:r w:rsidR="00BB3C43">
        <w:rPr>
          <w:rFonts w:ascii="Arial" w:hAnsi="Arial" w:cs="Arial"/>
          <w:sz w:val="22"/>
          <w:szCs w:val="22"/>
        </w:rPr>
        <w:t xml:space="preserve"> </w:t>
      </w:r>
      <w:r w:rsidR="00B21072">
        <w:rPr>
          <w:rFonts w:ascii="Arial" w:hAnsi="Arial" w:cs="Arial"/>
          <w:sz w:val="22"/>
          <w:szCs w:val="22"/>
        </w:rPr>
        <w:t>T</w:t>
      </w:r>
      <w:r w:rsidR="00BB3C43">
        <w:rPr>
          <w:rFonts w:ascii="Arial" w:hAnsi="Arial" w:cs="Arial"/>
          <w:sz w:val="22"/>
          <w:szCs w:val="22"/>
        </w:rPr>
        <w:t>ype</w:t>
      </w:r>
      <w:r w:rsidR="00B21072">
        <w:rPr>
          <w:rFonts w:ascii="Arial" w:hAnsi="Arial" w:cs="Arial"/>
          <w:sz w:val="22"/>
          <w:szCs w:val="22"/>
        </w:rPr>
        <w:t xml:space="preserve"> 1 and Type 2</w:t>
      </w:r>
      <w:r w:rsidR="00BB3C43">
        <w:rPr>
          <w:rFonts w:ascii="Arial" w:hAnsi="Arial" w:cs="Arial"/>
          <w:sz w:val="22"/>
          <w:szCs w:val="22"/>
        </w:rPr>
        <w:t xml:space="preserve"> flexibility </w:t>
      </w:r>
      <w:r w:rsidR="00BB3C43">
        <w:rPr>
          <w:rFonts w:ascii="Arial" w:hAnsi="Arial" w:cs="Arial"/>
          <w:sz w:val="22"/>
          <w:szCs w:val="22"/>
        </w:rPr>
        <w:fldChar w:fldCharType="begin"/>
      </w:r>
      <w:r w:rsidR="0077691D">
        <w:rPr>
          <w:rFonts w:ascii="Arial" w:hAnsi="Arial" w:cs="Arial"/>
          <w:sz w:val="22"/>
          <w:szCs w:val="22"/>
        </w:rPr>
        <w:instrText xml:space="preserve"> ADDIN ZOTERO_ITEM CSL_CITATION {"citationID":"5IR7uT1R","properties":{"formattedCitation":"[15]","plainCitation":"[15]","noteIndex":0},"citationItems":[{"id":"ZKnrGNpJ/h9UYjN4U","uris":["http://zotero.org/users/5885257/items/3HFW55VS"],"uri":["http://zotero.org/users/5885257/items/3HFW55VS"],"itemData":{"id":"OMoy67CV/61oVMojC","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sidR="00BB3C43">
        <w:rPr>
          <w:rFonts w:ascii="Arial" w:hAnsi="Arial" w:cs="Arial"/>
          <w:sz w:val="22"/>
          <w:szCs w:val="22"/>
        </w:rPr>
        <w:fldChar w:fldCharType="separate"/>
      </w:r>
      <w:r w:rsidR="00BB3C43">
        <w:rPr>
          <w:rFonts w:ascii="Arial" w:hAnsi="Arial" w:cs="Arial"/>
          <w:noProof/>
          <w:sz w:val="22"/>
          <w:szCs w:val="22"/>
        </w:rPr>
        <w:t>[15]</w:t>
      </w:r>
      <w:r w:rsidR="00BB3C43">
        <w:rPr>
          <w:rFonts w:ascii="Arial" w:hAnsi="Arial" w:cs="Arial"/>
          <w:sz w:val="22"/>
          <w:szCs w:val="22"/>
        </w:rPr>
        <w:fldChar w:fldCharType="end"/>
      </w:r>
      <w:r w:rsidR="00BB3C43">
        <w:rPr>
          <w:rFonts w:ascii="Arial" w:hAnsi="Arial" w:cs="Arial"/>
          <w:sz w:val="22"/>
          <w:szCs w:val="22"/>
        </w:rPr>
        <w:t xml:space="preserve">. The first, </w:t>
      </w:r>
      <w:r w:rsidR="009D5852">
        <w:rPr>
          <w:rFonts w:ascii="Arial" w:hAnsi="Arial" w:cs="Arial"/>
          <w:sz w:val="22"/>
          <w:szCs w:val="22"/>
        </w:rPr>
        <w:t xml:space="preserve">called </w:t>
      </w:r>
      <w:r w:rsidR="00BB3C43" w:rsidRPr="00CC1443">
        <w:rPr>
          <w:rFonts w:ascii="Arial" w:hAnsi="Arial" w:cs="Arial"/>
          <w:b/>
          <w:bCs/>
          <w:sz w:val="22"/>
          <w:szCs w:val="22"/>
          <w:u w:val="single"/>
        </w:rPr>
        <w:t>shattering-dimensionality (SD)</w:t>
      </w:r>
      <w:r w:rsidR="00BB3C43" w:rsidRPr="00CC1443">
        <w:rPr>
          <w:rFonts w:ascii="Arial" w:hAnsi="Arial" w:cs="Arial"/>
          <w:sz w:val="22"/>
          <w:szCs w:val="22"/>
          <w:u w:val="single"/>
        </w:rPr>
        <w:t xml:space="preserve">, quantifies how many variables </w:t>
      </w:r>
      <w:r w:rsidR="00CC1443" w:rsidRPr="00CC1443">
        <w:rPr>
          <w:rFonts w:ascii="Arial" w:hAnsi="Arial" w:cs="Arial"/>
          <w:sz w:val="22"/>
          <w:szCs w:val="22"/>
          <w:u w:val="single"/>
        </w:rPr>
        <w:t xml:space="preserve">a linear decoder </w:t>
      </w:r>
      <w:r w:rsidR="00BB3C43" w:rsidRPr="00CC1443">
        <w:rPr>
          <w:rFonts w:ascii="Arial" w:hAnsi="Arial" w:cs="Arial"/>
          <w:sz w:val="22"/>
          <w:szCs w:val="22"/>
          <w:u w:val="single"/>
        </w:rPr>
        <w:t>can be read out from a neural representation.</w:t>
      </w:r>
      <w:r w:rsidR="001C1EC4">
        <w:rPr>
          <w:rFonts w:ascii="Arial" w:hAnsi="Arial" w:cs="Arial"/>
          <w:sz w:val="22"/>
          <w:szCs w:val="22"/>
        </w:rPr>
        <w:t xml:space="preserve"> This is schematized in Fig. 2, which shows an example representation of four experimental conditions across two neurons</w:t>
      </w:r>
      <w:r w:rsidR="009D5852">
        <w:rPr>
          <w:rFonts w:ascii="Arial" w:hAnsi="Arial" w:cs="Arial"/>
          <w:sz w:val="22"/>
          <w:szCs w:val="22"/>
        </w:rPr>
        <w:t>.</w:t>
      </w:r>
      <w:r w:rsidR="00986A8C">
        <w:rPr>
          <w:rFonts w:ascii="Arial" w:hAnsi="Arial" w:cs="Arial"/>
          <w:sz w:val="22"/>
          <w:szCs w:val="22"/>
        </w:rPr>
        <w:t xml:space="preserve"> </w:t>
      </w:r>
      <w:r w:rsidR="00C44B58">
        <w:rPr>
          <w:rFonts w:ascii="Arial" w:hAnsi="Arial" w:cs="Arial"/>
          <w:sz w:val="22"/>
          <w:szCs w:val="22"/>
        </w:rPr>
        <w:t>Together, the 7 panels of the figure show all possible binary variables that could be defined across these 4 conditions. Within each panel</w:t>
      </w:r>
      <w:r w:rsidR="00986A8C">
        <w:rPr>
          <w:rFonts w:ascii="Arial" w:hAnsi="Arial" w:cs="Arial"/>
          <w:sz w:val="22"/>
          <w:szCs w:val="22"/>
        </w:rPr>
        <w:t xml:space="preserve">, each experimental condition is assigned an arbitrary color, corresponding to </w:t>
      </w:r>
      <w:r w:rsidR="00CC1443">
        <w:rPr>
          <w:rFonts w:ascii="Arial" w:hAnsi="Arial" w:cs="Arial"/>
          <w:sz w:val="22"/>
          <w:szCs w:val="22"/>
        </w:rPr>
        <w:t>the</w:t>
      </w:r>
      <w:r w:rsidR="00986A8C">
        <w:rPr>
          <w:rFonts w:ascii="Arial" w:hAnsi="Arial" w:cs="Arial"/>
          <w:sz w:val="22"/>
          <w:szCs w:val="22"/>
        </w:rPr>
        <w:t xml:space="preserve"> </w:t>
      </w:r>
      <w:r w:rsidR="00C44B58">
        <w:rPr>
          <w:rFonts w:ascii="Arial" w:hAnsi="Arial" w:cs="Arial"/>
          <w:sz w:val="22"/>
          <w:szCs w:val="22"/>
        </w:rPr>
        <w:t>value of the binary</w:t>
      </w:r>
      <w:r w:rsidR="00986A8C">
        <w:rPr>
          <w:rFonts w:ascii="Arial" w:hAnsi="Arial" w:cs="Arial"/>
          <w:sz w:val="22"/>
          <w:szCs w:val="22"/>
        </w:rPr>
        <w:t xml:space="preserve"> variable </w:t>
      </w:r>
      <w:r w:rsidR="00C44B58">
        <w:rPr>
          <w:rFonts w:ascii="Arial" w:hAnsi="Arial" w:cs="Arial"/>
          <w:sz w:val="22"/>
          <w:szCs w:val="22"/>
        </w:rPr>
        <w:t>in question</w:t>
      </w:r>
      <w:r w:rsidR="00986A8C">
        <w:rPr>
          <w:rFonts w:ascii="Arial" w:hAnsi="Arial" w:cs="Arial"/>
          <w:sz w:val="22"/>
          <w:szCs w:val="22"/>
        </w:rPr>
        <w:t xml:space="preserve">. For example, in </w:t>
      </w:r>
      <w:r w:rsidR="00527786">
        <w:rPr>
          <w:rFonts w:ascii="Arial" w:hAnsi="Arial" w:cs="Arial"/>
          <w:sz w:val="22"/>
          <w:szCs w:val="22"/>
        </w:rPr>
        <w:t>Fig. 2a</w:t>
      </w:r>
      <w:r w:rsidR="00986A8C">
        <w:rPr>
          <w:rFonts w:ascii="Arial" w:hAnsi="Arial" w:cs="Arial"/>
          <w:sz w:val="22"/>
          <w:szCs w:val="22"/>
        </w:rPr>
        <w:t xml:space="preserve">, condition </w:t>
      </w:r>
      <m:oMath>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1</m:t>
            </m:r>
          </m:sub>
        </m:sSub>
      </m:oMath>
      <w:r w:rsidR="00986A8C">
        <w:rPr>
          <w:rFonts w:ascii="Arial" w:hAnsi="Arial" w:cs="Arial"/>
          <w:sz w:val="22"/>
          <w:szCs w:val="22"/>
        </w:rPr>
        <w:t xml:space="preserve"> is red, while the other conditions are yellow, indicating that the variable in question takes one value for </w:t>
      </w:r>
      <m:oMath>
        <m:sSub>
          <m:sSubPr>
            <m:ctrlPr>
              <w:rPr>
                <w:rFonts w:ascii="Cambria Math" w:hAnsi="Cambria Math" w:cs="Arial"/>
                <w:i/>
                <w:sz w:val="22"/>
                <w:szCs w:val="22"/>
              </w:rPr>
            </m:ctrlPr>
          </m:sSubPr>
          <m:e>
            <m:r>
              <w:rPr>
                <w:rFonts w:ascii="Cambria Math" w:hAnsi="Cambria Math" w:cs="Arial"/>
                <w:sz w:val="22"/>
                <w:szCs w:val="22"/>
              </w:rPr>
              <m:t>s</m:t>
            </m:r>
          </m:e>
          <m:sub>
            <m:r>
              <w:rPr>
                <w:rFonts w:ascii="Cambria Math" w:hAnsi="Cambria Math" w:cs="Arial"/>
                <w:sz w:val="22"/>
                <w:szCs w:val="22"/>
              </w:rPr>
              <m:t>1</m:t>
            </m:r>
          </m:sub>
        </m:sSub>
      </m:oMath>
      <w:r w:rsidR="00986A8C">
        <w:rPr>
          <w:rFonts w:ascii="Arial" w:hAnsi="Arial" w:cs="Arial"/>
          <w:sz w:val="22"/>
          <w:szCs w:val="22"/>
        </w:rPr>
        <w:t xml:space="preserve"> and another value for the remaining conditions.</w:t>
      </w:r>
      <w:r w:rsidR="00C44B58">
        <w:rPr>
          <w:rFonts w:ascii="Arial" w:hAnsi="Arial" w:cs="Arial"/>
          <w:sz w:val="22"/>
          <w:szCs w:val="22"/>
        </w:rPr>
        <w:t xml:space="preserve"> Using linear decoders, a boundary can be generated that optimally segregates conditions with respect to the variable in question.</w:t>
      </w:r>
      <w:r w:rsidR="00423F5B">
        <w:rPr>
          <w:rFonts w:ascii="Arial" w:hAnsi="Arial" w:cs="Arial"/>
          <w:sz w:val="22"/>
          <w:szCs w:val="22"/>
        </w:rPr>
        <w:t xml:space="preserve"> These decoders are trained with data from </w:t>
      </w:r>
      <w:r w:rsidR="00423F5B" w:rsidRPr="00423F5B">
        <w:rPr>
          <w:rFonts w:ascii="Arial" w:hAnsi="Arial" w:cs="Arial"/>
          <w:i/>
          <w:iCs/>
          <w:sz w:val="22"/>
          <w:szCs w:val="22"/>
        </w:rPr>
        <w:t>all</w:t>
      </w:r>
      <w:r w:rsidR="00423F5B">
        <w:rPr>
          <w:rFonts w:ascii="Arial" w:hAnsi="Arial" w:cs="Arial"/>
          <w:sz w:val="22"/>
          <w:szCs w:val="22"/>
        </w:rPr>
        <w:t xml:space="preserve"> experimental conditions</w:t>
      </w:r>
      <w:r w:rsidR="00FD7358">
        <w:rPr>
          <w:rFonts w:ascii="Arial" w:hAnsi="Arial" w:cs="Arial"/>
          <w:sz w:val="22"/>
          <w:szCs w:val="22"/>
        </w:rPr>
        <w:t xml:space="preserve"> that differ with respect to this variable (in contrast to the second method, described below).</w:t>
      </w:r>
      <w:r w:rsidR="00C44B58">
        <w:rPr>
          <w:rFonts w:ascii="Arial" w:hAnsi="Arial" w:cs="Arial"/>
          <w:sz w:val="22"/>
          <w:szCs w:val="22"/>
        </w:rPr>
        <w:t xml:space="preserve"> This boundary is shown as a dotted line in </w:t>
      </w:r>
      <w:r w:rsidR="00527786">
        <w:rPr>
          <w:rFonts w:ascii="Arial" w:hAnsi="Arial" w:cs="Arial"/>
          <w:sz w:val="22"/>
          <w:szCs w:val="22"/>
        </w:rPr>
        <w:t>Figs. 2 a-f.</w:t>
      </w:r>
      <w:r w:rsidR="00C44B58">
        <w:rPr>
          <w:rFonts w:ascii="Arial" w:hAnsi="Arial" w:cs="Arial"/>
          <w:sz w:val="22"/>
          <w:szCs w:val="22"/>
        </w:rPr>
        <w:t xml:space="preserve"> </w:t>
      </w:r>
      <w:r w:rsidR="00527786">
        <w:rPr>
          <w:rFonts w:ascii="Arial" w:hAnsi="Arial" w:cs="Arial"/>
          <w:sz w:val="22"/>
          <w:szCs w:val="22"/>
        </w:rPr>
        <w:t>By contrast, Fig. 2g</w:t>
      </w:r>
      <w:r w:rsidR="00C44B58">
        <w:rPr>
          <w:rFonts w:ascii="Arial" w:hAnsi="Arial" w:cs="Arial"/>
          <w:sz w:val="22"/>
          <w:szCs w:val="22"/>
        </w:rPr>
        <w:t xml:space="preserve"> shows a variable </w:t>
      </w:r>
      <w:r w:rsidR="00CC1443">
        <w:rPr>
          <w:rFonts w:ascii="Arial" w:hAnsi="Arial" w:cs="Arial"/>
          <w:sz w:val="22"/>
          <w:szCs w:val="22"/>
        </w:rPr>
        <w:t xml:space="preserve">assignment </w:t>
      </w:r>
      <w:r w:rsidR="00C44B58">
        <w:rPr>
          <w:rFonts w:ascii="Arial" w:hAnsi="Arial" w:cs="Arial"/>
          <w:sz w:val="22"/>
          <w:szCs w:val="22"/>
        </w:rPr>
        <w:t xml:space="preserve">for which no </w:t>
      </w:r>
      <w:r w:rsidR="00DB1E46">
        <w:rPr>
          <w:rFonts w:ascii="Arial" w:hAnsi="Arial" w:cs="Arial"/>
          <w:sz w:val="22"/>
          <w:szCs w:val="22"/>
        </w:rPr>
        <w:t xml:space="preserve">such </w:t>
      </w:r>
      <w:r w:rsidR="00C44B58">
        <w:rPr>
          <w:rFonts w:ascii="Arial" w:hAnsi="Arial" w:cs="Arial"/>
          <w:sz w:val="22"/>
          <w:szCs w:val="22"/>
        </w:rPr>
        <w:t>boundary can be generated.</w:t>
      </w:r>
      <w:r w:rsidR="00CC1443">
        <w:rPr>
          <w:rFonts w:ascii="Arial" w:hAnsi="Arial" w:cs="Arial"/>
          <w:sz w:val="22"/>
          <w:szCs w:val="22"/>
        </w:rPr>
        <w:t xml:space="preserve"> Because linear decoders can successfully read out variables from 6 of the 7 possible assignments, this representation has a </w:t>
      </w:r>
      <w:r w:rsidR="00995F7D">
        <w:rPr>
          <w:rFonts w:ascii="Arial" w:hAnsi="Arial" w:cs="Arial"/>
          <w:sz w:val="22"/>
          <w:szCs w:val="22"/>
        </w:rPr>
        <w:t>SD</w:t>
      </w:r>
      <w:r w:rsidR="00CC1443">
        <w:rPr>
          <w:rFonts w:ascii="Arial" w:hAnsi="Arial" w:cs="Arial"/>
          <w:sz w:val="22"/>
          <w:szCs w:val="22"/>
        </w:rPr>
        <w:t xml:space="preserve"> of 6/7 = 0.86. </w:t>
      </w:r>
      <w:r w:rsidR="00CC1443">
        <w:rPr>
          <w:rFonts w:ascii="Arial" w:hAnsi="Arial" w:cs="Arial"/>
          <w:sz w:val="22"/>
          <w:szCs w:val="22"/>
        </w:rPr>
        <w:lastRenderedPageBreak/>
        <w:t xml:space="preserve">Again, this example generalizes to higher-dimensional representations with more </w:t>
      </w:r>
      <w:ins w:id="79" w:author="Microsoft Office User" w:date="2020-12-08T11:27:00Z">
        <w:r w:rsidR="00A8746A">
          <w:rPr>
            <w:rFonts w:ascii="Arial" w:hAnsi="Arial" w:cs="Arial"/>
            <w:sz w:val="22"/>
            <w:szCs w:val="22"/>
          </w:rPr>
          <w:t xml:space="preserve">neurons and </w:t>
        </w:r>
      </w:ins>
      <w:r w:rsidR="00CC1443">
        <w:rPr>
          <w:rFonts w:ascii="Arial" w:hAnsi="Arial" w:cs="Arial"/>
          <w:sz w:val="22"/>
          <w:szCs w:val="22"/>
        </w:rPr>
        <w:t>experimental conditions.</w:t>
      </w:r>
    </w:p>
    <w:p w14:paraId="3DA50C99" w14:textId="3EC78EC0" w:rsidR="00D27889" w:rsidRDefault="00590011" w:rsidP="00D27889">
      <w:pPr>
        <w:ind w:firstLine="720"/>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0ED6D0ED" wp14:editId="3C5FE025">
                <wp:simplePos x="0" y="0"/>
                <wp:positionH relativeFrom="margin">
                  <wp:posOffset>2286000</wp:posOffset>
                </wp:positionH>
                <wp:positionV relativeFrom="margin">
                  <wp:posOffset>3564255</wp:posOffset>
                </wp:positionV>
                <wp:extent cx="4572000" cy="115189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4572000" cy="1151890"/>
                        </a:xfrm>
                        <a:prstGeom prst="rect">
                          <a:avLst/>
                        </a:prstGeom>
                        <a:solidFill>
                          <a:schemeClr val="lt1"/>
                        </a:solidFill>
                        <a:ln w="6350">
                          <a:noFill/>
                        </a:ln>
                      </wps:spPr>
                      <wps:txbx>
                        <w:txbxContent>
                          <w:p w14:paraId="053D43C4" w14:textId="7A05D9ED" w:rsidR="00E360DD" w:rsidRPr="006463E0" w:rsidRDefault="00E360DD" w:rsidP="00CC1443">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 xml:space="preserve">Fig. </w:t>
                            </w:r>
                            <w:r>
                              <w:rPr>
                                <w:rFonts w:ascii="Arial" w:hAnsi="Arial" w:cs="Arial"/>
                                <w:b/>
                                <w:bCs/>
                                <w:i w:val="0"/>
                                <w:iCs w:val="0"/>
                                <w:color w:val="000000" w:themeColor="text1"/>
                                <w:sz w:val="16"/>
                                <w:szCs w:val="16"/>
                              </w:rPr>
                              <w:t>3</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Computing cross-condition generalization performance (CCGP)</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Pr>
                                <w:rFonts w:ascii="Arial" w:hAnsi="Arial" w:cs="Arial"/>
                                <w:i w:val="0"/>
                                <w:iCs w:val="0"/>
                                <w:color w:val="000000" w:themeColor="text1"/>
                                <w:sz w:val="16"/>
                                <w:szCs w:val="16"/>
                              </w:rPr>
                              <w:t xml:space="preserve">Two examples showing </w:t>
                            </w:r>
                            <w:ins w:id="80" w:author="Pensack, Max J." w:date="2020-12-08T16:25:00Z">
                              <w:r w:rsidR="00D74CFA">
                                <w:rPr>
                                  <w:rFonts w:ascii="Arial" w:hAnsi="Arial" w:cs="Arial"/>
                                  <w:i w:val="0"/>
                                  <w:iCs w:val="0"/>
                                  <w:color w:val="000000" w:themeColor="text1"/>
                                  <w:sz w:val="16"/>
                                  <w:szCs w:val="16"/>
                                </w:rPr>
                                <w:t xml:space="preserve">a </w:t>
                              </w:r>
                            </w:ins>
                            <w:del w:id="81" w:author="Pensack, Max J." w:date="2020-12-08T16:25:00Z">
                              <w:r w:rsidDel="00D74CFA">
                                <w:rPr>
                                  <w:rFonts w:ascii="Arial" w:hAnsi="Arial" w:cs="Arial"/>
                                  <w:i w:val="0"/>
                                  <w:iCs w:val="0"/>
                                  <w:color w:val="000000" w:themeColor="text1"/>
                                  <w:sz w:val="16"/>
                                  <w:szCs w:val="16"/>
                                </w:rPr>
                                <w:delText xml:space="preserve">the same </w:delText>
                              </w:r>
                            </w:del>
                            <w:r>
                              <w:rPr>
                                <w:rFonts w:ascii="Arial" w:hAnsi="Arial" w:cs="Arial"/>
                                <w:i w:val="0"/>
                                <w:iCs w:val="0"/>
                                <w:color w:val="000000" w:themeColor="text1"/>
                                <w:sz w:val="16"/>
                                <w:szCs w:val="16"/>
                              </w:rPr>
                              <w:t>representation as in Fig. 2, with four experimental conditions across two neurons. Panel (a) shows one variable assignment (a red/ yellow dichotomy), while panel (b) shows an alternative variable assignment (blue/ green).</w:t>
                            </w:r>
                            <w:ins w:id="82" w:author="Pensack, Max J." w:date="2020-12-08T14:59:00Z">
                              <w:r w:rsidR="00590011">
                                <w:rPr>
                                  <w:rFonts w:ascii="Arial" w:hAnsi="Arial" w:cs="Arial"/>
                                  <w:i w:val="0"/>
                                  <w:iCs w:val="0"/>
                                  <w:color w:val="000000" w:themeColor="text1"/>
                                  <w:sz w:val="16"/>
                                  <w:szCs w:val="16"/>
                                </w:rPr>
                                <w:t xml:space="preserve"> The dotted line in each panel show</w:t>
                              </w:r>
                            </w:ins>
                            <w:ins w:id="83" w:author="Pensack, Max J." w:date="2020-12-08T15:02:00Z">
                              <w:r w:rsidR="00590011">
                                <w:rPr>
                                  <w:rFonts w:ascii="Arial" w:hAnsi="Arial" w:cs="Arial"/>
                                  <w:i w:val="0"/>
                                  <w:iCs w:val="0"/>
                                  <w:color w:val="000000" w:themeColor="text1"/>
                                  <w:sz w:val="16"/>
                                  <w:szCs w:val="16"/>
                                </w:rPr>
                                <w:t>s</w:t>
                              </w:r>
                            </w:ins>
                            <w:ins w:id="84" w:author="Pensack, Max J." w:date="2020-12-08T14:59:00Z">
                              <w:r w:rsidR="00590011">
                                <w:rPr>
                                  <w:rFonts w:ascii="Arial" w:hAnsi="Arial" w:cs="Arial"/>
                                  <w:i w:val="0"/>
                                  <w:iCs w:val="0"/>
                                  <w:color w:val="000000" w:themeColor="text1"/>
                                  <w:sz w:val="16"/>
                                  <w:szCs w:val="16"/>
                                </w:rPr>
                                <w:t xml:space="preserve"> how a linear decoder could separate the </w:t>
                              </w:r>
                            </w:ins>
                            <w:ins w:id="85" w:author="Pensack, Max J." w:date="2020-12-08T15:00:00Z">
                              <w:r w:rsidR="00590011">
                                <w:rPr>
                                  <w:rFonts w:ascii="Arial" w:hAnsi="Arial" w:cs="Arial"/>
                                  <w:i w:val="0"/>
                                  <w:iCs w:val="0"/>
                                  <w:color w:val="000000" w:themeColor="text1"/>
                                  <w:sz w:val="16"/>
                                  <w:szCs w:val="16"/>
                                </w:rPr>
                                <w:t>two training</w:t>
                              </w:r>
                            </w:ins>
                            <w:ins w:id="86" w:author="Pensack, Max J." w:date="2020-12-08T14:59:00Z">
                              <w:r w:rsidR="00590011">
                                <w:rPr>
                                  <w:rFonts w:ascii="Arial" w:hAnsi="Arial" w:cs="Arial"/>
                                  <w:i w:val="0"/>
                                  <w:iCs w:val="0"/>
                                  <w:color w:val="000000" w:themeColor="text1"/>
                                  <w:sz w:val="16"/>
                                  <w:szCs w:val="16"/>
                                </w:rPr>
                                <w:t xml:space="preserve"> conditions</w:t>
                              </w:r>
                            </w:ins>
                            <w:ins w:id="87" w:author="Pensack, Max J." w:date="2020-12-08T15:00:00Z">
                              <w:r w:rsidR="00590011">
                                <w:rPr>
                                  <w:rFonts w:ascii="Arial" w:hAnsi="Arial" w:cs="Arial"/>
                                  <w:i w:val="0"/>
                                  <w:iCs w:val="0"/>
                                  <w:color w:val="000000" w:themeColor="text1"/>
                                  <w:sz w:val="16"/>
                                  <w:szCs w:val="16"/>
                                </w:rPr>
                                <w:t>.</w:t>
                              </w:r>
                            </w:ins>
                            <w:ins w:id="88" w:author="Pensack, Max J." w:date="2020-12-08T14:59:00Z">
                              <w:r w:rsidR="00590011">
                                <w:rPr>
                                  <w:rFonts w:ascii="Arial" w:hAnsi="Arial" w:cs="Arial"/>
                                  <w:i w:val="0"/>
                                  <w:iCs w:val="0"/>
                                  <w:color w:val="000000" w:themeColor="text1"/>
                                  <w:sz w:val="16"/>
                                  <w:szCs w:val="16"/>
                                </w:rPr>
                                <w:t xml:space="preserve"> </w:t>
                              </w:r>
                            </w:ins>
                            <w:ins w:id="89" w:author="Pensack, Max J." w:date="2020-12-08T15:01:00Z">
                              <w:r w:rsidR="00590011">
                                <w:rPr>
                                  <w:rFonts w:ascii="Arial" w:hAnsi="Arial" w:cs="Arial"/>
                                  <w:i w:val="0"/>
                                  <w:iCs w:val="0"/>
                                  <w:color w:val="000000" w:themeColor="text1"/>
                                  <w:sz w:val="16"/>
                                  <w:szCs w:val="16"/>
                                </w:rPr>
                                <w:t>We</w:t>
                              </w:r>
                            </w:ins>
                            <w:ins w:id="90" w:author="Pensack, Max J." w:date="2020-12-08T15:00:00Z">
                              <w:r w:rsidR="00590011">
                                <w:rPr>
                                  <w:rFonts w:ascii="Arial" w:hAnsi="Arial" w:cs="Arial"/>
                                  <w:i w:val="0"/>
                                  <w:iCs w:val="0"/>
                                  <w:color w:val="000000" w:themeColor="text1"/>
                                  <w:sz w:val="16"/>
                                  <w:szCs w:val="16"/>
                                </w:rPr>
                                <w:t xml:space="preserve"> then </w:t>
                              </w:r>
                            </w:ins>
                            <w:ins w:id="91" w:author="Pensack, Max J." w:date="2020-12-08T15:01:00Z">
                              <w:r w:rsidR="00590011">
                                <w:rPr>
                                  <w:rFonts w:ascii="Arial" w:hAnsi="Arial" w:cs="Arial"/>
                                  <w:i w:val="0"/>
                                  <w:iCs w:val="0"/>
                                  <w:color w:val="000000" w:themeColor="text1"/>
                                  <w:sz w:val="16"/>
                                  <w:szCs w:val="16"/>
                                </w:rPr>
                                <w:t>measure how well</w:t>
                              </w:r>
                            </w:ins>
                            <w:ins w:id="92" w:author="Pensack, Max J." w:date="2020-12-08T15:00:00Z">
                              <w:r w:rsidR="00590011">
                                <w:rPr>
                                  <w:rFonts w:ascii="Arial" w:hAnsi="Arial" w:cs="Arial"/>
                                  <w:i w:val="0"/>
                                  <w:iCs w:val="0"/>
                                  <w:color w:val="000000" w:themeColor="text1"/>
                                  <w:sz w:val="16"/>
                                  <w:szCs w:val="16"/>
                                </w:rPr>
                                <w:t xml:space="preserve"> how </w:t>
                              </w:r>
                            </w:ins>
                            <w:ins w:id="93" w:author="Pensack, Max J." w:date="2020-12-08T15:01:00Z">
                              <w:r w:rsidR="00590011">
                                <w:rPr>
                                  <w:rFonts w:ascii="Arial" w:hAnsi="Arial" w:cs="Arial"/>
                                  <w:i w:val="0"/>
                                  <w:iCs w:val="0"/>
                                  <w:color w:val="000000" w:themeColor="text1"/>
                                  <w:sz w:val="16"/>
                                  <w:szCs w:val="16"/>
                                </w:rPr>
                                <w:t xml:space="preserve">this decoding boundary </w:t>
                              </w:r>
                            </w:ins>
                            <w:ins w:id="94" w:author="Pensack, Max J." w:date="2020-12-08T15:02:00Z">
                              <w:r w:rsidR="00590011">
                                <w:rPr>
                                  <w:rFonts w:ascii="Arial" w:hAnsi="Arial" w:cs="Arial"/>
                                  <w:i w:val="0"/>
                                  <w:iCs w:val="0"/>
                                  <w:color w:val="000000" w:themeColor="text1"/>
                                  <w:sz w:val="16"/>
                                  <w:szCs w:val="16"/>
                                </w:rPr>
                                <w:t xml:space="preserve">generalizes to correctly </w:t>
                              </w:r>
                            </w:ins>
                            <w:ins w:id="95" w:author="Pensack, Max J." w:date="2020-12-08T15:01:00Z">
                              <w:r w:rsidR="00590011">
                                <w:rPr>
                                  <w:rFonts w:ascii="Arial" w:hAnsi="Arial" w:cs="Arial"/>
                                  <w:i w:val="0"/>
                                  <w:iCs w:val="0"/>
                                  <w:color w:val="000000" w:themeColor="text1"/>
                                  <w:sz w:val="16"/>
                                  <w:szCs w:val="16"/>
                                </w:rPr>
                                <w:t xml:space="preserve">classify the </w:t>
                              </w:r>
                            </w:ins>
                            <w:ins w:id="96" w:author="Pensack, Max J." w:date="2020-12-08T15:02:00Z">
                              <w:r w:rsidR="00590011">
                                <w:rPr>
                                  <w:rFonts w:ascii="Arial" w:hAnsi="Arial" w:cs="Arial"/>
                                  <w:i w:val="0"/>
                                  <w:iCs w:val="0"/>
                                  <w:color w:val="000000" w:themeColor="text1"/>
                                  <w:sz w:val="16"/>
                                  <w:szCs w:val="16"/>
                                </w:rPr>
                                <w:t>testing conditions</w:t>
                              </w:r>
                            </w:ins>
                            <w:ins w:id="97" w:author="Pensack, Max J." w:date="2020-12-08T14:59:00Z">
                              <w:r w:rsidR="00590011">
                                <w:rPr>
                                  <w:rFonts w:ascii="Arial" w:hAnsi="Arial" w:cs="Arial"/>
                                  <w:i w:val="0"/>
                                  <w:iCs w:val="0"/>
                                  <w:color w:val="000000" w:themeColor="text1"/>
                                  <w:sz w:val="16"/>
                                  <w:szCs w:val="16"/>
                                </w:rPr>
                                <w:t>.</w:t>
                              </w:r>
                            </w:ins>
                            <w:r>
                              <w:rPr>
                                <w:rFonts w:ascii="Arial" w:hAnsi="Arial" w:cs="Arial"/>
                                <w:i w:val="0"/>
                                <w:iCs w:val="0"/>
                                <w:color w:val="000000" w:themeColor="text1"/>
                                <w:sz w:val="16"/>
                                <w:szCs w:val="16"/>
                              </w:rPr>
                              <w:t xml:space="preserve"> The variable in panel (a) shows successful generalization properties in the first two sub-panels, while it generalizes at chance levels for the second two. The average CCGP for this variable representation is therefore 0.75. By contrast, panel (b) shows no such generalization properties, with an average CCGP of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D6D0ED" id="_x0000_t202" coordsize="21600,21600" o:spt="202" path="m,l,21600r21600,l21600,xe">
                <v:stroke joinstyle="miter"/>
                <v:path gradientshapeok="t" o:connecttype="rect"/>
              </v:shapetype>
              <v:shape id="Text Box 12" o:spid="_x0000_s1028" type="#_x0000_t202" style="position:absolute;left:0;text-align:left;margin-left:180pt;margin-top:280.65pt;width:5in;height:90.7pt;z-index:25166540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" fillcolor="white [3201]" stroked="f" strokeweight=".5pt">
                <v:textbox>
                  <w:txbxContent>
                    <w:p w14:paraId="053D43C4" w14:textId="7A05D9ED" w:rsidR="00E360DD" w:rsidRPr="006463E0" w:rsidRDefault="00E360DD" w:rsidP="00CC1443">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 xml:space="preserve">Fig. </w:t>
                      </w:r>
                      <w:r>
                        <w:rPr>
                          <w:rFonts w:ascii="Arial" w:hAnsi="Arial" w:cs="Arial"/>
                          <w:b/>
                          <w:bCs/>
                          <w:i w:val="0"/>
                          <w:iCs w:val="0"/>
                          <w:color w:val="000000" w:themeColor="text1"/>
                          <w:sz w:val="16"/>
                          <w:szCs w:val="16"/>
                        </w:rPr>
                        <w:t>3</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Computing cross-condition generalization performance (CCGP)</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Pr>
                          <w:rFonts w:ascii="Arial" w:hAnsi="Arial" w:cs="Arial"/>
                          <w:i w:val="0"/>
                          <w:iCs w:val="0"/>
                          <w:color w:val="000000" w:themeColor="text1"/>
                          <w:sz w:val="16"/>
                          <w:szCs w:val="16"/>
                        </w:rPr>
                        <w:t xml:space="preserve">Two examples showing </w:t>
                      </w:r>
                      <w:ins w:id="98" w:author="Pensack, Max J." w:date="2020-12-08T16:25:00Z">
                        <w:r w:rsidR="00D74CFA">
                          <w:rPr>
                            <w:rFonts w:ascii="Arial" w:hAnsi="Arial" w:cs="Arial"/>
                            <w:i w:val="0"/>
                            <w:iCs w:val="0"/>
                            <w:color w:val="000000" w:themeColor="text1"/>
                            <w:sz w:val="16"/>
                            <w:szCs w:val="16"/>
                          </w:rPr>
                          <w:t xml:space="preserve">a </w:t>
                        </w:r>
                      </w:ins>
                      <w:del w:id="99" w:author="Pensack, Max J." w:date="2020-12-08T16:25:00Z">
                        <w:r w:rsidDel="00D74CFA">
                          <w:rPr>
                            <w:rFonts w:ascii="Arial" w:hAnsi="Arial" w:cs="Arial"/>
                            <w:i w:val="0"/>
                            <w:iCs w:val="0"/>
                            <w:color w:val="000000" w:themeColor="text1"/>
                            <w:sz w:val="16"/>
                            <w:szCs w:val="16"/>
                          </w:rPr>
                          <w:delText xml:space="preserve">the same </w:delText>
                        </w:r>
                      </w:del>
                      <w:r>
                        <w:rPr>
                          <w:rFonts w:ascii="Arial" w:hAnsi="Arial" w:cs="Arial"/>
                          <w:i w:val="0"/>
                          <w:iCs w:val="0"/>
                          <w:color w:val="000000" w:themeColor="text1"/>
                          <w:sz w:val="16"/>
                          <w:szCs w:val="16"/>
                        </w:rPr>
                        <w:t>representation as in Fig. 2, with four experimental conditions across two neurons. Panel (a) shows one variable assignment (a red/ yellow dichotomy), while panel (b) shows an alternative variable assignment (blue/ green).</w:t>
                      </w:r>
                      <w:ins w:id="100" w:author="Pensack, Max J." w:date="2020-12-08T14:59:00Z">
                        <w:r w:rsidR="00590011">
                          <w:rPr>
                            <w:rFonts w:ascii="Arial" w:hAnsi="Arial" w:cs="Arial"/>
                            <w:i w:val="0"/>
                            <w:iCs w:val="0"/>
                            <w:color w:val="000000" w:themeColor="text1"/>
                            <w:sz w:val="16"/>
                            <w:szCs w:val="16"/>
                          </w:rPr>
                          <w:t xml:space="preserve"> The dotted line in each panel show</w:t>
                        </w:r>
                      </w:ins>
                      <w:ins w:id="101" w:author="Pensack, Max J." w:date="2020-12-08T15:02:00Z">
                        <w:r w:rsidR="00590011">
                          <w:rPr>
                            <w:rFonts w:ascii="Arial" w:hAnsi="Arial" w:cs="Arial"/>
                            <w:i w:val="0"/>
                            <w:iCs w:val="0"/>
                            <w:color w:val="000000" w:themeColor="text1"/>
                            <w:sz w:val="16"/>
                            <w:szCs w:val="16"/>
                          </w:rPr>
                          <w:t>s</w:t>
                        </w:r>
                      </w:ins>
                      <w:ins w:id="102" w:author="Pensack, Max J." w:date="2020-12-08T14:59:00Z">
                        <w:r w:rsidR="00590011">
                          <w:rPr>
                            <w:rFonts w:ascii="Arial" w:hAnsi="Arial" w:cs="Arial"/>
                            <w:i w:val="0"/>
                            <w:iCs w:val="0"/>
                            <w:color w:val="000000" w:themeColor="text1"/>
                            <w:sz w:val="16"/>
                            <w:szCs w:val="16"/>
                          </w:rPr>
                          <w:t xml:space="preserve"> how a linear decoder could separate the </w:t>
                        </w:r>
                      </w:ins>
                      <w:ins w:id="103" w:author="Pensack, Max J." w:date="2020-12-08T15:00:00Z">
                        <w:r w:rsidR="00590011">
                          <w:rPr>
                            <w:rFonts w:ascii="Arial" w:hAnsi="Arial" w:cs="Arial"/>
                            <w:i w:val="0"/>
                            <w:iCs w:val="0"/>
                            <w:color w:val="000000" w:themeColor="text1"/>
                            <w:sz w:val="16"/>
                            <w:szCs w:val="16"/>
                          </w:rPr>
                          <w:t>two training</w:t>
                        </w:r>
                      </w:ins>
                      <w:ins w:id="104" w:author="Pensack, Max J." w:date="2020-12-08T14:59:00Z">
                        <w:r w:rsidR="00590011">
                          <w:rPr>
                            <w:rFonts w:ascii="Arial" w:hAnsi="Arial" w:cs="Arial"/>
                            <w:i w:val="0"/>
                            <w:iCs w:val="0"/>
                            <w:color w:val="000000" w:themeColor="text1"/>
                            <w:sz w:val="16"/>
                            <w:szCs w:val="16"/>
                          </w:rPr>
                          <w:t xml:space="preserve"> conditions</w:t>
                        </w:r>
                      </w:ins>
                      <w:ins w:id="105" w:author="Pensack, Max J." w:date="2020-12-08T15:00:00Z">
                        <w:r w:rsidR="00590011">
                          <w:rPr>
                            <w:rFonts w:ascii="Arial" w:hAnsi="Arial" w:cs="Arial"/>
                            <w:i w:val="0"/>
                            <w:iCs w:val="0"/>
                            <w:color w:val="000000" w:themeColor="text1"/>
                            <w:sz w:val="16"/>
                            <w:szCs w:val="16"/>
                          </w:rPr>
                          <w:t>.</w:t>
                        </w:r>
                      </w:ins>
                      <w:ins w:id="106" w:author="Pensack, Max J." w:date="2020-12-08T14:59:00Z">
                        <w:r w:rsidR="00590011">
                          <w:rPr>
                            <w:rFonts w:ascii="Arial" w:hAnsi="Arial" w:cs="Arial"/>
                            <w:i w:val="0"/>
                            <w:iCs w:val="0"/>
                            <w:color w:val="000000" w:themeColor="text1"/>
                            <w:sz w:val="16"/>
                            <w:szCs w:val="16"/>
                          </w:rPr>
                          <w:t xml:space="preserve"> </w:t>
                        </w:r>
                      </w:ins>
                      <w:ins w:id="107" w:author="Pensack, Max J." w:date="2020-12-08T15:01:00Z">
                        <w:r w:rsidR="00590011">
                          <w:rPr>
                            <w:rFonts w:ascii="Arial" w:hAnsi="Arial" w:cs="Arial"/>
                            <w:i w:val="0"/>
                            <w:iCs w:val="0"/>
                            <w:color w:val="000000" w:themeColor="text1"/>
                            <w:sz w:val="16"/>
                            <w:szCs w:val="16"/>
                          </w:rPr>
                          <w:t>We</w:t>
                        </w:r>
                      </w:ins>
                      <w:ins w:id="108" w:author="Pensack, Max J." w:date="2020-12-08T15:00:00Z">
                        <w:r w:rsidR="00590011">
                          <w:rPr>
                            <w:rFonts w:ascii="Arial" w:hAnsi="Arial" w:cs="Arial"/>
                            <w:i w:val="0"/>
                            <w:iCs w:val="0"/>
                            <w:color w:val="000000" w:themeColor="text1"/>
                            <w:sz w:val="16"/>
                            <w:szCs w:val="16"/>
                          </w:rPr>
                          <w:t xml:space="preserve"> then </w:t>
                        </w:r>
                      </w:ins>
                      <w:ins w:id="109" w:author="Pensack, Max J." w:date="2020-12-08T15:01:00Z">
                        <w:r w:rsidR="00590011">
                          <w:rPr>
                            <w:rFonts w:ascii="Arial" w:hAnsi="Arial" w:cs="Arial"/>
                            <w:i w:val="0"/>
                            <w:iCs w:val="0"/>
                            <w:color w:val="000000" w:themeColor="text1"/>
                            <w:sz w:val="16"/>
                            <w:szCs w:val="16"/>
                          </w:rPr>
                          <w:t>measure how well</w:t>
                        </w:r>
                      </w:ins>
                      <w:ins w:id="110" w:author="Pensack, Max J." w:date="2020-12-08T15:00:00Z">
                        <w:r w:rsidR="00590011">
                          <w:rPr>
                            <w:rFonts w:ascii="Arial" w:hAnsi="Arial" w:cs="Arial"/>
                            <w:i w:val="0"/>
                            <w:iCs w:val="0"/>
                            <w:color w:val="000000" w:themeColor="text1"/>
                            <w:sz w:val="16"/>
                            <w:szCs w:val="16"/>
                          </w:rPr>
                          <w:t xml:space="preserve"> how </w:t>
                        </w:r>
                      </w:ins>
                      <w:ins w:id="111" w:author="Pensack, Max J." w:date="2020-12-08T15:01:00Z">
                        <w:r w:rsidR="00590011">
                          <w:rPr>
                            <w:rFonts w:ascii="Arial" w:hAnsi="Arial" w:cs="Arial"/>
                            <w:i w:val="0"/>
                            <w:iCs w:val="0"/>
                            <w:color w:val="000000" w:themeColor="text1"/>
                            <w:sz w:val="16"/>
                            <w:szCs w:val="16"/>
                          </w:rPr>
                          <w:t xml:space="preserve">this decoding boundary </w:t>
                        </w:r>
                      </w:ins>
                      <w:ins w:id="112" w:author="Pensack, Max J." w:date="2020-12-08T15:02:00Z">
                        <w:r w:rsidR="00590011">
                          <w:rPr>
                            <w:rFonts w:ascii="Arial" w:hAnsi="Arial" w:cs="Arial"/>
                            <w:i w:val="0"/>
                            <w:iCs w:val="0"/>
                            <w:color w:val="000000" w:themeColor="text1"/>
                            <w:sz w:val="16"/>
                            <w:szCs w:val="16"/>
                          </w:rPr>
                          <w:t xml:space="preserve">generalizes to correctly </w:t>
                        </w:r>
                      </w:ins>
                      <w:ins w:id="113" w:author="Pensack, Max J." w:date="2020-12-08T15:01:00Z">
                        <w:r w:rsidR="00590011">
                          <w:rPr>
                            <w:rFonts w:ascii="Arial" w:hAnsi="Arial" w:cs="Arial"/>
                            <w:i w:val="0"/>
                            <w:iCs w:val="0"/>
                            <w:color w:val="000000" w:themeColor="text1"/>
                            <w:sz w:val="16"/>
                            <w:szCs w:val="16"/>
                          </w:rPr>
                          <w:t xml:space="preserve">classify the </w:t>
                        </w:r>
                      </w:ins>
                      <w:ins w:id="114" w:author="Pensack, Max J." w:date="2020-12-08T15:02:00Z">
                        <w:r w:rsidR="00590011">
                          <w:rPr>
                            <w:rFonts w:ascii="Arial" w:hAnsi="Arial" w:cs="Arial"/>
                            <w:i w:val="0"/>
                            <w:iCs w:val="0"/>
                            <w:color w:val="000000" w:themeColor="text1"/>
                            <w:sz w:val="16"/>
                            <w:szCs w:val="16"/>
                          </w:rPr>
                          <w:t>testing conditions</w:t>
                        </w:r>
                      </w:ins>
                      <w:ins w:id="115" w:author="Pensack, Max J." w:date="2020-12-08T14:59:00Z">
                        <w:r w:rsidR="00590011">
                          <w:rPr>
                            <w:rFonts w:ascii="Arial" w:hAnsi="Arial" w:cs="Arial"/>
                            <w:i w:val="0"/>
                            <w:iCs w:val="0"/>
                            <w:color w:val="000000" w:themeColor="text1"/>
                            <w:sz w:val="16"/>
                            <w:szCs w:val="16"/>
                          </w:rPr>
                          <w:t>.</w:t>
                        </w:r>
                      </w:ins>
                      <w:r>
                        <w:rPr>
                          <w:rFonts w:ascii="Arial" w:hAnsi="Arial" w:cs="Arial"/>
                          <w:i w:val="0"/>
                          <w:iCs w:val="0"/>
                          <w:color w:val="000000" w:themeColor="text1"/>
                          <w:sz w:val="16"/>
                          <w:szCs w:val="16"/>
                        </w:rPr>
                        <w:t xml:space="preserve"> The variable in panel (a) shows successful generalization properties in the first two sub-panels, while it generalizes at chance levels for the second two. The average CCGP for this variable representation is therefore 0.75. By contrast, panel (b) shows no such generalization properties, with an average CCGP of 0.</w:t>
                      </w:r>
                    </w:p>
                  </w:txbxContent>
                </v:textbox>
                <w10:wrap type="square" anchorx="margin" anchory="margin"/>
              </v:shape>
            </w:pict>
          </mc:Fallback>
        </mc:AlternateContent>
      </w:r>
      <w:ins w:id="116" w:author="Pensack, Max J." w:date="2020-12-08T12:51:00Z">
        <w:r w:rsidR="001E01EC">
          <w:rPr>
            <w:rFonts w:ascii="Arial" w:hAnsi="Arial" w:cs="Arial"/>
            <w:noProof/>
            <w:sz w:val="22"/>
            <w:szCs w:val="22"/>
          </w:rPr>
          <w:drawing>
            <wp:anchor distT="0" distB="0" distL="114300" distR="114300" simplePos="0" relativeHeight="251670528" behindDoc="0" locked="0" layoutInCell="1" allowOverlap="1" wp14:anchorId="3A4589FF" wp14:editId="02CF07AF">
              <wp:simplePos x="0" y="0"/>
              <wp:positionH relativeFrom="margin">
                <wp:posOffset>2286000</wp:posOffset>
              </wp:positionH>
              <wp:positionV relativeFrom="margin">
                <wp:posOffset>1001131</wp:posOffset>
              </wp:positionV>
              <wp:extent cx="4572000" cy="2571750"/>
              <wp:effectExtent l="0" t="0" r="0" b="635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ins>
      <w:del w:id="117" w:author="Pensack, Max J." w:date="2020-12-08T12:36:00Z">
        <w:r w:rsidR="00726234" w:rsidRPr="00D1096D" w:rsidDel="00863097">
          <w:rPr>
            <w:rFonts w:ascii="Arial" w:hAnsi="Arial" w:cs="Arial"/>
            <w:noProof/>
            <w:sz w:val="22"/>
            <w:szCs w:val="22"/>
          </w:rPr>
          <w:drawing>
            <wp:anchor distT="0" distB="0" distL="114300" distR="114300" simplePos="0" relativeHeight="251664384" behindDoc="0" locked="0" layoutInCell="1" allowOverlap="1" wp14:anchorId="6AEECF98" wp14:editId="65E261C7">
              <wp:simplePos x="0" y="0"/>
              <wp:positionH relativeFrom="margin">
                <wp:posOffset>2286000</wp:posOffset>
              </wp:positionH>
              <wp:positionV relativeFrom="margin">
                <wp:posOffset>992104</wp:posOffset>
              </wp:positionV>
              <wp:extent cx="4572000" cy="2571750"/>
              <wp:effectExtent l="0" t="0" r="0" b="635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del>
      <w:r w:rsidR="00BB3C43">
        <w:rPr>
          <w:rFonts w:ascii="Arial" w:hAnsi="Arial" w:cs="Arial"/>
          <w:sz w:val="22"/>
          <w:szCs w:val="22"/>
        </w:rPr>
        <w:t>The second</w:t>
      </w:r>
      <w:r w:rsidR="009D5852">
        <w:rPr>
          <w:rFonts w:ascii="Arial" w:hAnsi="Arial" w:cs="Arial"/>
          <w:sz w:val="22"/>
          <w:szCs w:val="22"/>
        </w:rPr>
        <w:t xml:space="preserve"> measure</w:t>
      </w:r>
      <w:r w:rsidR="00CC1443">
        <w:rPr>
          <w:rFonts w:ascii="Arial" w:hAnsi="Arial" w:cs="Arial"/>
          <w:sz w:val="22"/>
          <w:szCs w:val="22"/>
        </w:rPr>
        <w:t xml:space="preserve"> of geometry</w:t>
      </w:r>
      <w:r w:rsidR="00BB3C43">
        <w:rPr>
          <w:rFonts w:ascii="Arial" w:hAnsi="Arial" w:cs="Arial"/>
          <w:sz w:val="22"/>
          <w:szCs w:val="22"/>
        </w:rPr>
        <w:t>,</w:t>
      </w:r>
      <w:r w:rsidR="009D5852">
        <w:rPr>
          <w:rFonts w:ascii="Arial" w:hAnsi="Arial" w:cs="Arial"/>
          <w:sz w:val="22"/>
          <w:szCs w:val="22"/>
        </w:rPr>
        <w:t xml:space="preserve"> called</w:t>
      </w:r>
      <w:r w:rsidR="00BB3C43">
        <w:rPr>
          <w:rFonts w:ascii="Arial" w:hAnsi="Arial" w:cs="Arial"/>
          <w:sz w:val="22"/>
          <w:szCs w:val="22"/>
        </w:rPr>
        <w:t xml:space="preserve"> </w:t>
      </w:r>
      <w:r w:rsidR="00BB3C43" w:rsidRPr="00CC1443">
        <w:rPr>
          <w:rFonts w:ascii="Arial" w:hAnsi="Arial" w:cs="Arial"/>
          <w:b/>
          <w:bCs/>
          <w:sz w:val="22"/>
          <w:szCs w:val="22"/>
          <w:u w:val="single"/>
        </w:rPr>
        <w:t>cross-condition generalization performance (CCGP)</w:t>
      </w:r>
      <w:r w:rsidR="00BB3C43" w:rsidRPr="00CC1443">
        <w:rPr>
          <w:rFonts w:ascii="Arial" w:hAnsi="Arial" w:cs="Arial"/>
          <w:sz w:val="22"/>
          <w:szCs w:val="22"/>
          <w:u w:val="single"/>
        </w:rPr>
        <w:t xml:space="preserve">, quantifies how well a linear decoder trained to read out a variable from </w:t>
      </w:r>
      <w:r w:rsidR="00BB3C43" w:rsidRPr="00CC1443">
        <w:rPr>
          <w:rFonts w:ascii="Arial" w:hAnsi="Arial" w:cs="Arial"/>
          <w:i/>
          <w:iCs/>
          <w:sz w:val="22"/>
          <w:szCs w:val="22"/>
          <w:u w:val="single"/>
        </w:rPr>
        <w:t>some</w:t>
      </w:r>
      <w:r w:rsidR="00BB3C43" w:rsidRPr="00CC1443">
        <w:rPr>
          <w:rFonts w:ascii="Arial" w:hAnsi="Arial" w:cs="Arial"/>
          <w:sz w:val="22"/>
          <w:szCs w:val="22"/>
          <w:u w:val="single"/>
        </w:rPr>
        <w:t xml:space="preserve"> conditions can accurately read out the same variable from conditions not used for training.</w:t>
      </w:r>
      <w:r w:rsidR="00CC1443">
        <w:rPr>
          <w:rFonts w:ascii="Arial" w:hAnsi="Arial" w:cs="Arial"/>
          <w:sz w:val="22"/>
          <w:szCs w:val="22"/>
        </w:rPr>
        <w:t xml:space="preserve"> This is shown in Fig. 3</w:t>
      </w:r>
      <w:r w:rsidR="00DE127A">
        <w:rPr>
          <w:rFonts w:ascii="Arial" w:hAnsi="Arial" w:cs="Arial"/>
          <w:sz w:val="22"/>
          <w:szCs w:val="22"/>
        </w:rPr>
        <w:t xml:space="preserve">, </w:t>
      </w:r>
      <w:r w:rsidR="00527786">
        <w:rPr>
          <w:rFonts w:ascii="Arial" w:hAnsi="Arial" w:cs="Arial"/>
          <w:sz w:val="22"/>
          <w:szCs w:val="22"/>
        </w:rPr>
        <w:t xml:space="preserve">which </w:t>
      </w:r>
      <w:del w:id="118" w:author="Microsoft Office User" w:date="2020-12-08T11:43:00Z">
        <w:r w:rsidR="00527786" w:rsidDel="000479C7">
          <w:rPr>
            <w:rFonts w:ascii="Arial" w:hAnsi="Arial" w:cs="Arial"/>
            <w:sz w:val="22"/>
            <w:szCs w:val="22"/>
          </w:rPr>
          <w:delText>uses the same neural representation as Fig. 2, with variable assignments matching Fig. 2e and 2g in the two panels</w:delText>
        </w:r>
      </w:del>
      <w:ins w:id="119" w:author="Microsoft Office User" w:date="2020-12-08T11:43:00Z">
        <w:r w:rsidR="000479C7">
          <w:rPr>
            <w:rFonts w:ascii="Arial" w:hAnsi="Arial" w:cs="Arial"/>
            <w:sz w:val="22"/>
            <w:szCs w:val="22"/>
          </w:rPr>
          <w:t xml:space="preserve">again plots the activity of </w:t>
        </w:r>
        <w:del w:id="120" w:author="Pensack, Max J." w:date="2020-12-08T15:04:00Z">
          <w:r w:rsidR="000479C7" w:rsidDel="00F27ABC">
            <w:rPr>
              <w:rFonts w:ascii="Arial" w:hAnsi="Arial" w:cs="Arial"/>
              <w:sz w:val="22"/>
              <w:szCs w:val="22"/>
            </w:rPr>
            <w:delText>2</w:delText>
          </w:r>
        </w:del>
      </w:ins>
      <w:ins w:id="121" w:author="Pensack, Max J." w:date="2020-12-08T15:04:00Z">
        <w:r w:rsidR="00F27ABC">
          <w:rPr>
            <w:rFonts w:ascii="Arial" w:hAnsi="Arial" w:cs="Arial"/>
            <w:sz w:val="22"/>
            <w:szCs w:val="22"/>
          </w:rPr>
          <w:t>two</w:t>
        </w:r>
      </w:ins>
      <w:ins w:id="122" w:author="Microsoft Office User" w:date="2020-12-08T11:43:00Z">
        <w:r w:rsidR="000479C7">
          <w:rPr>
            <w:rFonts w:ascii="Arial" w:hAnsi="Arial" w:cs="Arial"/>
            <w:sz w:val="22"/>
            <w:szCs w:val="22"/>
          </w:rPr>
          <w:t xml:space="preserve"> neurons against each other for </w:t>
        </w:r>
      </w:ins>
      <w:ins w:id="123" w:author="Microsoft Office User" w:date="2020-12-08T11:44:00Z">
        <w:del w:id="124" w:author="Pensack, Max J." w:date="2020-12-08T15:04:00Z">
          <w:r w:rsidR="000479C7" w:rsidDel="00F27ABC">
            <w:rPr>
              <w:rFonts w:ascii="Arial" w:hAnsi="Arial" w:cs="Arial"/>
              <w:sz w:val="22"/>
              <w:szCs w:val="22"/>
            </w:rPr>
            <w:delText>4</w:delText>
          </w:r>
        </w:del>
      </w:ins>
      <w:ins w:id="125" w:author="Pensack, Max J." w:date="2020-12-08T15:04:00Z">
        <w:r w:rsidR="00F27ABC">
          <w:rPr>
            <w:rFonts w:ascii="Arial" w:hAnsi="Arial" w:cs="Arial"/>
            <w:sz w:val="22"/>
            <w:szCs w:val="22"/>
          </w:rPr>
          <w:t>four</w:t>
        </w:r>
      </w:ins>
      <w:ins w:id="126" w:author="Microsoft Office User" w:date="2020-12-08T11:44:00Z">
        <w:r w:rsidR="000479C7">
          <w:rPr>
            <w:rFonts w:ascii="Arial" w:hAnsi="Arial" w:cs="Arial"/>
            <w:sz w:val="22"/>
            <w:szCs w:val="22"/>
          </w:rPr>
          <w:t xml:space="preserve"> experimental conditions</w:t>
        </w:r>
      </w:ins>
      <w:ins w:id="127" w:author="Pensack, Max J." w:date="2020-12-08T15:04:00Z">
        <w:r w:rsidR="00F27ABC">
          <w:rPr>
            <w:rFonts w:ascii="Arial" w:hAnsi="Arial" w:cs="Arial"/>
            <w:sz w:val="22"/>
            <w:szCs w:val="22"/>
          </w:rPr>
          <w:t>,</w:t>
        </w:r>
      </w:ins>
      <w:ins w:id="128" w:author="Microsoft Office User" w:date="2020-12-08T11:44:00Z">
        <w:r w:rsidR="000479C7">
          <w:rPr>
            <w:rFonts w:ascii="Arial" w:hAnsi="Arial" w:cs="Arial"/>
            <w:sz w:val="22"/>
            <w:szCs w:val="22"/>
          </w:rPr>
          <w:t xml:space="preserve"> where </w:t>
        </w:r>
        <w:del w:id="129" w:author="Pensack, Max J." w:date="2020-12-08T15:04:00Z">
          <w:r w:rsidR="000479C7" w:rsidDel="00F27ABC">
            <w:rPr>
              <w:rFonts w:ascii="Arial" w:hAnsi="Arial" w:cs="Arial"/>
              <w:sz w:val="22"/>
              <w:szCs w:val="22"/>
            </w:rPr>
            <w:delText>2</w:delText>
          </w:r>
        </w:del>
      </w:ins>
      <w:ins w:id="130" w:author="Pensack, Max J." w:date="2020-12-08T15:04:00Z">
        <w:r w:rsidR="00F27ABC">
          <w:rPr>
            <w:rFonts w:ascii="Arial" w:hAnsi="Arial" w:cs="Arial"/>
            <w:sz w:val="22"/>
            <w:szCs w:val="22"/>
          </w:rPr>
          <w:t>two</w:t>
        </w:r>
      </w:ins>
      <w:ins w:id="131" w:author="Microsoft Office User" w:date="2020-12-08T11:44:00Z">
        <w:r w:rsidR="000479C7">
          <w:rPr>
            <w:rFonts w:ascii="Arial" w:hAnsi="Arial" w:cs="Arial"/>
            <w:sz w:val="22"/>
            <w:szCs w:val="22"/>
          </w:rPr>
          <w:t xml:space="preserve"> </w:t>
        </w:r>
      </w:ins>
      <w:ins w:id="132" w:author="Microsoft Office User" w:date="2020-12-08T11:45:00Z">
        <w:r w:rsidR="000479C7">
          <w:rPr>
            <w:rFonts w:ascii="Arial" w:hAnsi="Arial" w:cs="Arial"/>
            <w:sz w:val="22"/>
            <w:szCs w:val="22"/>
          </w:rPr>
          <w:t xml:space="preserve">binary </w:t>
        </w:r>
      </w:ins>
      <w:ins w:id="133" w:author="Microsoft Office User" w:date="2020-12-08T11:44:00Z">
        <w:r w:rsidR="000479C7">
          <w:rPr>
            <w:rFonts w:ascii="Arial" w:hAnsi="Arial" w:cs="Arial"/>
            <w:sz w:val="22"/>
            <w:szCs w:val="22"/>
          </w:rPr>
          <w:t>variables describe each condition</w:t>
        </w:r>
      </w:ins>
      <w:del w:id="134" w:author="Microsoft Office User" w:date="2020-12-08T11:44:00Z">
        <w:r w:rsidR="00527786" w:rsidDel="000479C7">
          <w:rPr>
            <w:rFonts w:ascii="Arial" w:hAnsi="Arial" w:cs="Arial"/>
            <w:sz w:val="22"/>
            <w:szCs w:val="22"/>
          </w:rPr>
          <w:delText xml:space="preserve">. </w:delText>
        </w:r>
        <w:r w:rsidR="005C240C" w:rsidDel="000479C7">
          <w:rPr>
            <w:rFonts w:ascii="Arial" w:hAnsi="Arial" w:cs="Arial"/>
            <w:sz w:val="22"/>
            <w:szCs w:val="22"/>
          </w:rPr>
          <w:delText>(Note: t</w:delText>
        </w:r>
        <w:r w:rsidR="00DE127A" w:rsidDel="000479C7">
          <w:rPr>
            <w:rFonts w:ascii="Arial" w:hAnsi="Arial" w:cs="Arial"/>
            <w:sz w:val="22"/>
            <w:szCs w:val="22"/>
          </w:rPr>
          <w:delText>o measure CCGP, variables must be assigned in a symmetric fashion, with an equal number of conditions for each value of the variable)</w:delText>
        </w:r>
      </w:del>
      <w:r w:rsidR="00DE127A">
        <w:rPr>
          <w:rFonts w:ascii="Arial" w:hAnsi="Arial" w:cs="Arial"/>
          <w:sz w:val="22"/>
          <w:szCs w:val="22"/>
        </w:rPr>
        <w:t>.</w:t>
      </w:r>
      <w:r w:rsidR="005C240C">
        <w:rPr>
          <w:rFonts w:ascii="Arial" w:hAnsi="Arial" w:cs="Arial"/>
          <w:sz w:val="22"/>
          <w:szCs w:val="22"/>
        </w:rPr>
        <w:t xml:space="preserve"> To calculate CCGP, linear decoders are</w:t>
      </w:r>
      <w:r w:rsidR="0033730E">
        <w:rPr>
          <w:rFonts w:ascii="Arial" w:hAnsi="Arial" w:cs="Arial"/>
          <w:sz w:val="22"/>
          <w:szCs w:val="22"/>
        </w:rPr>
        <w:t xml:space="preserve"> again</w:t>
      </w:r>
      <w:r w:rsidR="005C240C">
        <w:rPr>
          <w:rFonts w:ascii="Arial" w:hAnsi="Arial" w:cs="Arial"/>
          <w:sz w:val="22"/>
          <w:szCs w:val="22"/>
        </w:rPr>
        <w:t xml:space="preserve"> trained to </w:t>
      </w:r>
      <w:r w:rsidR="0033730E">
        <w:rPr>
          <w:rFonts w:ascii="Arial" w:hAnsi="Arial" w:cs="Arial"/>
          <w:sz w:val="22"/>
          <w:szCs w:val="22"/>
        </w:rPr>
        <w:t>segregate conditions, but this time only using</w:t>
      </w:r>
      <w:r w:rsidR="00F017C7">
        <w:rPr>
          <w:rFonts w:ascii="Arial" w:hAnsi="Arial" w:cs="Arial"/>
          <w:sz w:val="22"/>
          <w:szCs w:val="22"/>
        </w:rPr>
        <w:t xml:space="preserve"> data from </w:t>
      </w:r>
      <w:r w:rsidR="00F017C7">
        <w:rPr>
          <w:rFonts w:ascii="Arial" w:hAnsi="Arial" w:cs="Arial"/>
          <w:i/>
          <w:iCs/>
          <w:sz w:val="22"/>
          <w:szCs w:val="22"/>
        </w:rPr>
        <w:t>some</w:t>
      </w:r>
      <w:r w:rsidR="0033730E">
        <w:rPr>
          <w:rFonts w:ascii="Arial" w:hAnsi="Arial" w:cs="Arial"/>
          <w:sz w:val="22"/>
          <w:szCs w:val="22"/>
        </w:rPr>
        <w:t xml:space="preserve"> conditions</w:t>
      </w:r>
      <w:r w:rsidR="00F017C7">
        <w:rPr>
          <w:rFonts w:ascii="Arial" w:hAnsi="Arial" w:cs="Arial"/>
          <w:sz w:val="22"/>
          <w:szCs w:val="22"/>
        </w:rPr>
        <w:t>,</w:t>
      </w:r>
      <w:r w:rsidR="0033730E">
        <w:rPr>
          <w:rFonts w:ascii="Arial" w:hAnsi="Arial" w:cs="Arial"/>
          <w:sz w:val="22"/>
          <w:szCs w:val="22"/>
        </w:rPr>
        <w:t xml:space="preserve"> </w:t>
      </w:r>
      <w:r w:rsidR="00F017C7">
        <w:rPr>
          <w:rFonts w:ascii="Arial" w:hAnsi="Arial" w:cs="Arial"/>
          <w:sz w:val="22"/>
          <w:szCs w:val="22"/>
        </w:rPr>
        <w:t xml:space="preserve">called </w:t>
      </w:r>
      <w:r w:rsidR="0033730E">
        <w:rPr>
          <w:rFonts w:ascii="Arial" w:hAnsi="Arial" w:cs="Arial"/>
          <w:sz w:val="22"/>
          <w:szCs w:val="22"/>
        </w:rPr>
        <w:t xml:space="preserve">the training set. This again will yield a boundary that maximally separates conditions based on the variable in question. Then, using this pre-trained network, we evaluate how well this boundary can be used to correctly classify conditions in the </w:t>
      </w:r>
      <w:del w:id="135" w:author="Microsoft Office User" w:date="2020-12-08T11:30:00Z">
        <w:r w:rsidR="0033730E" w:rsidDel="00F94287">
          <w:rPr>
            <w:rFonts w:ascii="Arial" w:hAnsi="Arial" w:cs="Arial"/>
            <w:sz w:val="22"/>
            <w:szCs w:val="22"/>
          </w:rPr>
          <w:delText xml:space="preserve">training </w:delText>
        </w:r>
      </w:del>
      <w:ins w:id="136" w:author="Microsoft Office User" w:date="2020-12-08T11:30:00Z">
        <w:r w:rsidR="00F94287">
          <w:rPr>
            <w:rFonts w:ascii="Arial" w:hAnsi="Arial" w:cs="Arial"/>
            <w:sz w:val="22"/>
            <w:szCs w:val="22"/>
          </w:rPr>
          <w:t xml:space="preserve">testing </w:t>
        </w:r>
      </w:ins>
      <w:r w:rsidR="0033730E">
        <w:rPr>
          <w:rFonts w:ascii="Arial" w:hAnsi="Arial" w:cs="Arial"/>
          <w:sz w:val="22"/>
          <w:szCs w:val="22"/>
        </w:rPr>
        <w:t>set according to the variable in question. This is performed for every possible assignment of training and testing sets</w:t>
      </w:r>
      <w:del w:id="137" w:author="Pensack, Max J." w:date="2020-12-08T15:06:00Z">
        <w:r w:rsidR="0033730E" w:rsidDel="00F27ABC">
          <w:rPr>
            <w:rFonts w:ascii="Arial" w:hAnsi="Arial" w:cs="Arial"/>
            <w:sz w:val="22"/>
            <w:szCs w:val="22"/>
          </w:rPr>
          <w:delText xml:space="preserve">, and </w:delText>
        </w:r>
      </w:del>
      <w:ins w:id="138" w:author="Microsoft Office User" w:date="2020-12-08T11:46:00Z">
        <w:del w:id="139" w:author="Pensack, Max J." w:date="2020-12-08T15:06:00Z">
          <w:r w:rsidR="000479C7" w:rsidDel="00F27ABC">
            <w:rPr>
              <w:rFonts w:ascii="Arial" w:hAnsi="Arial" w:cs="Arial"/>
              <w:sz w:val="22"/>
              <w:szCs w:val="22"/>
            </w:rPr>
            <w:delText>a</w:delText>
          </w:r>
        </w:del>
      </w:ins>
      <w:ins w:id="140" w:author="Pensack, Max J." w:date="2020-12-08T15:06:00Z">
        <w:r w:rsidR="00F27ABC">
          <w:rPr>
            <w:rFonts w:ascii="Arial" w:hAnsi="Arial" w:cs="Arial"/>
            <w:sz w:val="22"/>
            <w:szCs w:val="22"/>
          </w:rPr>
          <w:t>. A</w:t>
        </w:r>
      </w:ins>
      <w:ins w:id="141" w:author="Microsoft Office User" w:date="2020-12-08T11:46:00Z">
        <w:r w:rsidR="000479C7">
          <w:rPr>
            <w:rFonts w:ascii="Arial" w:hAnsi="Arial" w:cs="Arial"/>
            <w:sz w:val="22"/>
            <w:szCs w:val="22"/>
          </w:rPr>
          <w:t xml:space="preserve"> </w:t>
        </w:r>
      </w:ins>
      <w:ins w:id="142" w:author="Pensack, Max J." w:date="2020-12-08T15:05:00Z">
        <w:r w:rsidR="00F27ABC">
          <w:rPr>
            <w:rFonts w:ascii="Arial" w:hAnsi="Arial" w:cs="Arial"/>
            <w:sz w:val="22"/>
            <w:szCs w:val="22"/>
          </w:rPr>
          <w:t xml:space="preserve">boundary </w:t>
        </w:r>
      </w:ins>
      <w:ins w:id="143" w:author="Microsoft Office User" w:date="2020-12-08T11:46:00Z">
        <w:r w:rsidR="000479C7">
          <w:rPr>
            <w:rFonts w:ascii="Arial" w:hAnsi="Arial" w:cs="Arial"/>
            <w:sz w:val="22"/>
            <w:szCs w:val="22"/>
          </w:rPr>
          <w:t>line is shown</w:t>
        </w:r>
      </w:ins>
      <w:ins w:id="144" w:author="Pensack, Max J." w:date="2020-12-08T15:05:00Z">
        <w:r w:rsidR="00F27ABC">
          <w:rPr>
            <w:rFonts w:ascii="Arial" w:hAnsi="Arial" w:cs="Arial"/>
            <w:sz w:val="22"/>
            <w:szCs w:val="22"/>
          </w:rPr>
          <w:t>,</w:t>
        </w:r>
      </w:ins>
      <w:ins w:id="145" w:author="Microsoft Office User" w:date="2020-12-08T11:46:00Z">
        <w:r w:rsidR="000479C7">
          <w:rPr>
            <w:rFonts w:ascii="Arial" w:hAnsi="Arial" w:cs="Arial"/>
            <w:sz w:val="22"/>
            <w:szCs w:val="22"/>
          </w:rPr>
          <w:t xml:space="preserve"> which is </w:t>
        </w:r>
        <w:del w:id="146" w:author="Pensack, Max J." w:date="2020-12-08T15:06:00Z">
          <w:r w:rsidR="000479C7" w:rsidDel="00F27ABC">
            <w:rPr>
              <w:rFonts w:ascii="Arial" w:hAnsi="Arial" w:cs="Arial"/>
              <w:sz w:val="22"/>
              <w:szCs w:val="22"/>
            </w:rPr>
            <w:delText xml:space="preserve">the line </w:delText>
          </w:r>
        </w:del>
        <w:r w:rsidR="000479C7">
          <w:rPr>
            <w:rFonts w:ascii="Arial" w:hAnsi="Arial" w:cs="Arial"/>
            <w:sz w:val="22"/>
            <w:szCs w:val="22"/>
          </w:rPr>
          <w:t xml:space="preserve">derived from training the decoder on the designated subset of experimental conditions. </w:t>
        </w:r>
        <w:del w:id="147" w:author="Pensack, Max J." w:date="2020-12-08T15:06:00Z">
          <w:r w:rsidR="000479C7" w:rsidDel="00F27ABC">
            <w:rPr>
              <w:rFonts w:ascii="Arial" w:hAnsi="Arial" w:cs="Arial"/>
              <w:sz w:val="22"/>
              <w:szCs w:val="22"/>
            </w:rPr>
            <w:delText>The p</w:delText>
          </w:r>
        </w:del>
      </w:ins>
      <w:ins w:id="148" w:author="Pensack, Max J." w:date="2020-12-08T15:06:00Z">
        <w:r w:rsidR="00F27ABC">
          <w:rPr>
            <w:rFonts w:ascii="Arial" w:hAnsi="Arial" w:cs="Arial"/>
            <w:sz w:val="22"/>
            <w:szCs w:val="22"/>
          </w:rPr>
          <w:t>P</w:t>
        </w:r>
      </w:ins>
      <w:ins w:id="149" w:author="Microsoft Office User" w:date="2020-12-08T11:46:00Z">
        <w:r w:rsidR="000479C7">
          <w:rPr>
            <w:rFonts w:ascii="Arial" w:hAnsi="Arial" w:cs="Arial"/>
            <w:sz w:val="22"/>
            <w:szCs w:val="22"/>
          </w:rPr>
          <w:t>erformance of th</w:t>
        </w:r>
        <w:del w:id="150" w:author="Pensack, Max J." w:date="2020-12-08T15:06:00Z">
          <w:r w:rsidR="000479C7" w:rsidDel="00F27ABC">
            <w:rPr>
              <w:rFonts w:ascii="Arial" w:hAnsi="Arial" w:cs="Arial"/>
              <w:sz w:val="22"/>
              <w:szCs w:val="22"/>
            </w:rPr>
            <w:delText>e</w:delText>
          </w:r>
        </w:del>
      </w:ins>
      <w:ins w:id="151" w:author="Pensack, Max J." w:date="2020-12-08T15:06:00Z">
        <w:r w:rsidR="00F27ABC">
          <w:rPr>
            <w:rFonts w:ascii="Arial" w:hAnsi="Arial" w:cs="Arial"/>
            <w:sz w:val="22"/>
            <w:szCs w:val="22"/>
          </w:rPr>
          <w:t>is</w:t>
        </w:r>
      </w:ins>
      <w:ins w:id="152" w:author="Microsoft Office User" w:date="2020-12-08T11:46:00Z">
        <w:r w:rsidR="000479C7">
          <w:rPr>
            <w:rFonts w:ascii="Arial" w:hAnsi="Arial" w:cs="Arial"/>
            <w:sz w:val="22"/>
            <w:szCs w:val="22"/>
          </w:rPr>
          <w:t xml:space="preserve"> trained d</w:t>
        </w:r>
      </w:ins>
      <w:ins w:id="153" w:author="Microsoft Office User" w:date="2020-12-08T11:47:00Z">
        <w:r w:rsidR="000479C7">
          <w:rPr>
            <w:rFonts w:ascii="Arial" w:hAnsi="Arial" w:cs="Arial"/>
            <w:sz w:val="22"/>
            <w:szCs w:val="22"/>
          </w:rPr>
          <w:t xml:space="preserve">ecoder </w:t>
        </w:r>
        <w:del w:id="154" w:author="Pensack, Max J." w:date="2020-12-08T15:07:00Z">
          <w:r w:rsidR="000479C7" w:rsidDel="00F27ABC">
            <w:rPr>
              <w:rFonts w:ascii="Arial" w:hAnsi="Arial" w:cs="Arial"/>
              <w:sz w:val="22"/>
              <w:szCs w:val="22"/>
            </w:rPr>
            <w:delText>in</w:delText>
          </w:r>
        </w:del>
      </w:ins>
      <w:ins w:id="155" w:author="Pensack, Max J." w:date="2020-12-08T15:07:00Z">
        <w:r w:rsidR="00F27ABC">
          <w:rPr>
            <w:rFonts w:ascii="Arial" w:hAnsi="Arial" w:cs="Arial"/>
            <w:sz w:val="22"/>
            <w:szCs w:val="22"/>
          </w:rPr>
          <w:t>to</w:t>
        </w:r>
      </w:ins>
      <w:ins w:id="156" w:author="Microsoft Office User" w:date="2020-12-08T11:47:00Z">
        <w:r w:rsidR="000479C7">
          <w:rPr>
            <w:rFonts w:ascii="Arial" w:hAnsi="Arial" w:cs="Arial"/>
            <w:sz w:val="22"/>
            <w:szCs w:val="22"/>
          </w:rPr>
          <w:t xml:space="preserve"> read</w:t>
        </w:r>
        <w:del w:id="157" w:author="Pensack, Max J." w:date="2020-12-08T15:07:00Z">
          <w:r w:rsidR="000479C7" w:rsidDel="00F27ABC">
            <w:rPr>
              <w:rFonts w:ascii="Arial" w:hAnsi="Arial" w:cs="Arial"/>
              <w:sz w:val="22"/>
              <w:szCs w:val="22"/>
            </w:rPr>
            <w:delText>ing</w:delText>
          </w:r>
        </w:del>
        <w:r w:rsidR="000479C7">
          <w:rPr>
            <w:rFonts w:ascii="Arial" w:hAnsi="Arial" w:cs="Arial"/>
            <w:sz w:val="22"/>
            <w:szCs w:val="22"/>
          </w:rPr>
          <w:t xml:space="preserve"> out the value of the variable on</w:t>
        </w:r>
      </w:ins>
      <w:ins w:id="158" w:author="Pensack, Max J." w:date="2020-12-08T15:07:00Z">
        <w:r w:rsidR="00F27ABC">
          <w:rPr>
            <w:rFonts w:ascii="Arial" w:hAnsi="Arial" w:cs="Arial"/>
            <w:sz w:val="22"/>
            <w:szCs w:val="22"/>
          </w:rPr>
          <w:t xml:space="preserve"> the</w:t>
        </w:r>
      </w:ins>
      <w:ins w:id="159" w:author="Microsoft Office User" w:date="2020-12-08T11:47:00Z">
        <w:r w:rsidR="000479C7">
          <w:rPr>
            <w:rFonts w:ascii="Arial" w:hAnsi="Arial" w:cs="Arial"/>
            <w:sz w:val="22"/>
            <w:szCs w:val="22"/>
          </w:rPr>
          <w:t xml:space="preserve"> testing set varies depending upon the training set. CCGP is the average performance across all possible train</w:t>
        </w:r>
      </w:ins>
      <w:ins w:id="160" w:author="Microsoft Office User" w:date="2020-12-08T11:48:00Z">
        <w:r w:rsidR="000479C7">
          <w:rPr>
            <w:rFonts w:ascii="Arial" w:hAnsi="Arial" w:cs="Arial"/>
            <w:sz w:val="22"/>
            <w:szCs w:val="22"/>
          </w:rPr>
          <w:t>ing/testing</w:t>
        </w:r>
        <w:del w:id="161" w:author="Pensack, Max J." w:date="2020-12-08T15:08:00Z">
          <w:r w:rsidR="000479C7" w:rsidDel="00F27ABC">
            <w:rPr>
              <w:rFonts w:ascii="Arial" w:hAnsi="Arial" w:cs="Arial"/>
              <w:sz w:val="22"/>
              <w:szCs w:val="22"/>
            </w:rPr>
            <w:delText xml:space="preserve"> </w:delText>
          </w:r>
        </w:del>
        <w:r w:rsidR="000479C7">
          <w:rPr>
            <w:rFonts w:ascii="Arial" w:hAnsi="Arial" w:cs="Arial"/>
            <w:sz w:val="22"/>
            <w:szCs w:val="22"/>
          </w:rPr>
          <w:t xml:space="preserve"> sets. </w:t>
        </w:r>
      </w:ins>
      <w:del w:id="162" w:author="Microsoft Office User" w:date="2020-12-08T11:47:00Z">
        <w:r w:rsidR="0033730E" w:rsidDel="000479C7">
          <w:rPr>
            <w:rFonts w:ascii="Arial" w:hAnsi="Arial" w:cs="Arial"/>
            <w:sz w:val="22"/>
            <w:szCs w:val="22"/>
          </w:rPr>
          <w:delText xml:space="preserve">the average generalization performance is reported. </w:delText>
        </w:r>
      </w:del>
      <w:r w:rsidR="0033730E">
        <w:rPr>
          <w:rFonts w:ascii="Arial" w:hAnsi="Arial" w:cs="Arial"/>
          <w:sz w:val="22"/>
          <w:szCs w:val="22"/>
        </w:rPr>
        <w:t>For Fig. 3a, CCGP is therefore (1 + 1 + 0.5 + 0.5)</w:t>
      </w:r>
      <w:r w:rsidR="008F7507">
        <w:rPr>
          <w:rFonts w:ascii="Arial" w:hAnsi="Arial" w:cs="Arial"/>
          <w:sz w:val="22"/>
          <w:szCs w:val="22"/>
        </w:rPr>
        <w:t xml:space="preserve"> ÷ </w:t>
      </w:r>
      <w:r w:rsidR="0033730E">
        <w:rPr>
          <w:rFonts w:ascii="Arial" w:hAnsi="Arial" w:cs="Arial"/>
          <w:sz w:val="22"/>
          <w:szCs w:val="22"/>
        </w:rPr>
        <w:t xml:space="preserve">4 = 0.75. By contrast, </w:t>
      </w:r>
      <w:ins w:id="163" w:author="Microsoft Office User" w:date="2020-12-08T11:48:00Z">
        <w:r w:rsidR="000479C7">
          <w:rPr>
            <w:rFonts w:ascii="Arial" w:hAnsi="Arial" w:cs="Arial"/>
            <w:sz w:val="22"/>
            <w:szCs w:val="22"/>
          </w:rPr>
          <w:t xml:space="preserve">if a variable is represented by the pattern </w:t>
        </w:r>
      </w:ins>
      <w:ins w:id="164" w:author="Microsoft Office User" w:date="2020-12-08T11:49:00Z">
        <w:r w:rsidR="000479C7">
          <w:rPr>
            <w:rFonts w:ascii="Arial" w:hAnsi="Arial" w:cs="Arial"/>
            <w:sz w:val="22"/>
            <w:szCs w:val="22"/>
          </w:rPr>
          <w:t xml:space="preserve">of activity shown in Fig. 3b, the geometry does not produce high CCGP. </w:t>
        </w:r>
      </w:ins>
      <w:del w:id="165" w:author="Microsoft Office User" w:date="2020-12-08T11:49:00Z">
        <w:r w:rsidR="0033730E" w:rsidDel="000479C7">
          <w:rPr>
            <w:rFonts w:ascii="Arial" w:hAnsi="Arial" w:cs="Arial"/>
            <w:sz w:val="22"/>
            <w:szCs w:val="22"/>
          </w:rPr>
          <w:delText xml:space="preserve">the boundaries generated by the training sets in Fig. 3b do not yield any generalization properties, and </w:delText>
        </w:r>
      </w:del>
      <w:ins w:id="166" w:author="Microsoft Office User" w:date="2020-12-08T11:49:00Z">
        <w:r w:rsidR="000479C7">
          <w:rPr>
            <w:rFonts w:ascii="Arial" w:hAnsi="Arial" w:cs="Arial"/>
            <w:sz w:val="22"/>
            <w:szCs w:val="22"/>
          </w:rPr>
          <w:t xml:space="preserve">Here </w:t>
        </w:r>
      </w:ins>
      <w:r w:rsidR="0033730E">
        <w:rPr>
          <w:rFonts w:ascii="Arial" w:hAnsi="Arial" w:cs="Arial"/>
          <w:sz w:val="22"/>
          <w:szCs w:val="22"/>
        </w:rPr>
        <w:t xml:space="preserve">CCGP is </w:t>
      </w:r>
      <w:del w:id="167" w:author="Microsoft Office User" w:date="2020-12-08T11:49:00Z">
        <w:r w:rsidR="0033730E" w:rsidDel="000479C7">
          <w:rPr>
            <w:rFonts w:ascii="Arial" w:hAnsi="Arial" w:cs="Arial"/>
            <w:sz w:val="22"/>
            <w:szCs w:val="22"/>
          </w:rPr>
          <w:delText xml:space="preserve">therefore </w:delText>
        </w:r>
      </w:del>
      <w:r w:rsidR="0033730E">
        <w:rPr>
          <w:rFonts w:ascii="Arial" w:hAnsi="Arial" w:cs="Arial"/>
          <w:sz w:val="22"/>
          <w:szCs w:val="22"/>
        </w:rPr>
        <w:t xml:space="preserve">0 for </w:t>
      </w:r>
      <w:del w:id="168" w:author="Microsoft Office User" w:date="2020-12-08T11:49:00Z">
        <w:r w:rsidR="0033730E" w:rsidDel="000479C7">
          <w:rPr>
            <w:rFonts w:ascii="Arial" w:hAnsi="Arial" w:cs="Arial"/>
            <w:sz w:val="22"/>
            <w:szCs w:val="22"/>
          </w:rPr>
          <w:delText xml:space="preserve">this </w:delText>
        </w:r>
      </w:del>
      <w:ins w:id="169" w:author="Microsoft Office User" w:date="2020-12-08T11:49:00Z">
        <w:r w:rsidR="000479C7">
          <w:rPr>
            <w:rFonts w:ascii="Arial" w:hAnsi="Arial" w:cs="Arial"/>
            <w:sz w:val="22"/>
            <w:szCs w:val="22"/>
          </w:rPr>
          <w:t xml:space="preserve">the depicted </w:t>
        </w:r>
      </w:ins>
      <w:r w:rsidR="0033730E">
        <w:rPr>
          <w:rFonts w:ascii="Arial" w:hAnsi="Arial" w:cs="Arial"/>
          <w:sz w:val="22"/>
          <w:szCs w:val="22"/>
        </w:rPr>
        <w:t>variable.</w:t>
      </w:r>
      <w:ins w:id="170" w:author="Microsoft Office User" w:date="2020-12-08T11:50:00Z">
        <w:r w:rsidR="000479C7">
          <w:rPr>
            <w:rFonts w:ascii="Arial" w:hAnsi="Arial" w:cs="Arial"/>
            <w:sz w:val="22"/>
            <w:szCs w:val="22"/>
          </w:rPr>
          <w:t xml:space="preserve"> CCGP can be calculated for any and all possible groupings of experimental conditions</w:t>
        </w:r>
      </w:ins>
      <w:ins w:id="171" w:author="Microsoft Office User" w:date="2020-12-08T11:51:00Z">
        <w:r w:rsidR="000479C7">
          <w:rPr>
            <w:rFonts w:ascii="Arial" w:hAnsi="Arial" w:cs="Arial"/>
            <w:sz w:val="22"/>
            <w:szCs w:val="22"/>
          </w:rPr>
          <w:t xml:space="preserve">, </w:t>
        </w:r>
        <w:del w:id="172" w:author="Pensack, Max J." w:date="2020-12-08T15:08:00Z">
          <w:r w:rsidR="000479C7" w:rsidDel="00F27ABC">
            <w:rPr>
              <w:rFonts w:ascii="Arial" w:hAnsi="Arial" w:cs="Arial"/>
              <w:sz w:val="22"/>
              <w:szCs w:val="22"/>
            </w:rPr>
            <w:delText>which</w:delText>
          </w:r>
        </w:del>
      </w:ins>
      <w:ins w:id="173" w:author="Pensack, Max J." w:date="2020-12-08T15:08:00Z">
        <w:r w:rsidR="00F27ABC">
          <w:rPr>
            <w:rFonts w:ascii="Arial" w:hAnsi="Arial" w:cs="Arial"/>
            <w:sz w:val="22"/>
            <w:szCs w:val="22"/>
          </w:rPr>
          <w:t>where</w:t>
        </w:r>
      </w:ins>
      <w:ins w:id="174" w:author="Microsoft Office User" w:date="2020-12-08T11:51:00Z">
        <w:r w:rsidR="000479C7">
          <w:rPr>
            <w:rFonts w:ascii="Arial" w:hAnsi="Arial" w:cs="Arial"/>
            <w:sz w:val="22"/>
            <w:szCs w:val="22"/>
          </w:rPr>
          <w:t xml:space="preserve"> each grouping can be considered a variable</w:t>
        </w:r>
      </w:ins>
      <w:ins w:id="175" w:author="Microsoft Office User" w:date="2020-12-08T11:50:00Z">
        <w:r w:rsidR="000479C7">
          <w:rPr>
            <w:rFonts w:ascii="Arial" w:hAnsi="Arial" w:cs="Arial"/>
            <w:sz w:val="22"/>
            <w:szCs w:val="22"/>
          </w:rPr>
          <w:t>.</w:t>
        </w:r>
      </w:ins>
      <w:del w:id="176" w:author="Microsoft Office User" w:date="2020-12-08T11:49:00Z">
        <w:r w:rsidR="00F2174F" w:rsidDel="000479C7">
          <w:rPr>
            <w:rFonts w:ascii="Arial" w:hAnsi="Arial" w:cs="Arial"/>
            <w:sz w:val="22"/>
            <w:szCs w:val="22"/>
          </w:rPr>
          <w:delText xml:space="preserve"> Using </w:delText>
        </w:r>
        <w:r w:rsidR="00995F7D" w:rsidDel="000479C7">
          <w:rPr>
            <w:rFonts w:ascii="Arial" w:hAnsi="Arial" w:cs="Arial"/>
            <w:sz w:val="22"/>
            <w:szCs w:val="22"/>
          </w:rPr>
          <w:delText xml:space="preserve">this </w:delText>
        </w:r>
        <w:r w:rsidR="00F2174F" w:rsidDel="000479C7">
          <w:rPr>
            <w:rFonts w:ascii="Arial" w:hAnsi="Arial" w:cs="Arial"/>
            <w:sz w:val="22"/>
            <w:szCs w:val="22"/>
          </w:rPr>
          <w:delText xml:space="preserve">procedure, we quantify CCGP for all </w:delText>
        </w:r>
        <w:r w:rsidR="00995F7D" w:rsidDel="000479C7">
          <w:rPr>
            <w:rFonts w:ascii="Arial" w:hAnsi="Arial" w:cs="Arial"/>
            <w:sz w:val="22"/>
            <w:szCs w:val="22"/>
          </w:rPr>
          <w:delText>possible variable assignments in a representation</w:delText>
        </w:r>
        <w:r w:rsidR="00344A98" w:rsidDel="000479C7">
          <w:rPr>
            <w:rFonts w:ascii="Arial" w:hAnsi="Arial" w:cs="Arial"/>
            <w:sz w:val="22"/>
            <w:szCs w:val="22"/>
          </w:rPr>
          <w:delText>.</w:delText>
        </w:r>
      </w:del>
    </w:p>
    <w:p w14:paraId="2E8FCE55" w14:textId="57556CA0" w:rsidR="00344A98" w:rsidRDefault="00344A98" w:rsidP="00D27889">
      <w:pPr>
        <w:ind w:firstLine="720"/>
        <w:jc w:val="both"/>
        <w:rPr>
          <w:rFonts w:ascii="Arial" w:hAnsi="Arial" w:cs="Arial"/>
          <w:sz w:val="22"/>
          <w:szCs w:val="22"/>
        </w:rPr>
      </w:pPr>
      <w:r>
        <w:rPr>
          <w:rFonts w:ascii="Arial" w:hAnsi="Arial" w:cs="Arial"/>
          <w:sz w:val="22"/>
          <w:szCs w:val="22"/>
        </w:rPr>
        <w:t xml:space="preserve">Of note, </w:t>
      </w:r>
      <w:r w:rsidR="00995F7D">
        <w:rPr>
          <w:rFonts w:ascii="Arial" w:hAnsi="Arial" w:cs="Arial"/>
          <w:sz w:val="22"/>
          <w:szCs w:val="22"/>
        </w:rPr>
        <w:t>both SD and CCG</w:t>
      </w:r>
      <w:r>
        <w:rPr>
          <w:rFonts w:ascii="Arial" w:hAnsi="Arial" w:cs="Arial"/>
          <w:sz w:val="22"/>
          <w:szCs w:val="22"/>
        </w:rPr>
        <w:t>P differ from</w:t>
      </w:r>
      <w:r w:rsidR="00995F7D">
        <w:rPr>
          <w:rFonts w:ascii="Arial" w:hAnsi="Arial" w:cs="Arial"/>
          <w:sz w:val="22"/>
          <w:szCs w:val="22"/>
        </w:rPr>
        <w:t xml:space="preserve"> traditional </w:t>
      </w:r>
      <w:r>
        <w:rPr>
          <w:rFonts w:ascii="Arial" w:hAnsi="Arial" w:cs="Arial"/>
          <w:sz w:val="22"/>
          <w:szCs w:val="22"/>
        </w:rPr>
        <w:t>investigations of neural representations, as</w:t>
      </w:r>
      <w:ins w:id="177" w:author="Pensack, Max J." w:date="2020-12-08T15:09:00Z">
        <w:r w:rsidR="00F27ABC">
          <w:rPr>
            <w:rFonts w:ascii="Arial" w:hAnsi="Arial" w:cs="Arial"/>
            <w:sz w:val="22"/>
            <w:szCs w:val="22"/>
          </w:rPr>
          <w:t xml:space="preserve"> 1)</w:t>
        </w:r>
      </w:ins>
      <w:r>
        <w:rPr>
          <w:rFonts w:ascii="Arial" w:hAnsi="Arial" w:cs="Arial"/>
          <w:sz w:val="22"/>
          <w:szCs w:val="22"/>
        </w:rPr>
        <w:t xml:space="preserve"> these analyses measure </w:t>
      </w:r>
      <w:del w:id="178" w:author="Microsoft Office User" w:date="2020-12-08T11:50:00Z">
        <w:r w:rsidDel="000479C7">
          <w:rPr>
            <w:rFonts w:ascii="Arial" w:hAnsi="Arial" w:cs="Arial"/>
            <w:sz w:val="22"/>
            <w:szCs w:val="22"/>
          </w:rPr>
          <w:delText>structural properties of</w:delText>
        </w:r>
      </w:del>
      <w:ins w:id="179" w:author="Microsoft Office User" w:date="2020-12-08T11:50:00Z">
        <w:r w:rsidR="000479C7">
          <w:rPr>
            <w:rFonts w:ascii="Arial" w:hAnsi="Arial" w:cs="Arial"/>
            <w:sz w:val="22"/>
            <w:szCs w:val="22"/>
          </w:rPr>
          <w:t xml:space="preserve">the geometry of </w:t>
        </w:r>
      </w:ins>
      <w:del w:id="180" w:author="Microsoft Office User" w:date="2020-12-08T11:50:00Z">
        <w:r w:rsidDel="000479C7">
          <w:rPr>
            <w:rFonts w:ascii="Arial" w:hAnsi="Arial" w:cs="Arial"/>
            <w:sz w:val="22"/>
            <w:szCs w:val="22"/>
          </w:rPr>
          <w:delText xml:space="preserve"> the </w:delText>
        </w:r>
      </w:del>
      <w:r>
        <w:rPr>
          <w:rFonts w:ascii="Arial" w:hAnsi="Arial" w:cs="Arial"/>
          <w:sz w:val="22"/>
          <w:szCs w:val="22"/>
        </w:rPr>
        <w:t>representation</w:t>
      </w:r>
      <w:ins w:id="181" w:author="Microsoft Office User" w:date="2020-12-08T11:50:00Z">
        <w:r w:rsidR="000479C7">
          <w:rPr>
            <w:rFonts w:ascii="Arial" w:hAnsi="Arial" w:cs="Arial"/>
            <w:sz w:val="22"/>
            <w:szCs w:val="22"/>
          </w:rPr>
          <w:t>s</w:t>
        </w:r>
      </w:ins>
      <w:ins w:id="182" w:author="Pensack, Max J." w:date="2020-12-08T15:09:00Z">
        <w:r w:rsidR="00F27ABC">
          <w:rPr>
            <w:rFonts w:ascii="Arial" w:hAnsi="Arial" w:cs="Arial"/>
            <w:sz w:val="22"/>
            <w:szCs w:val="22"/>
          </w:rPr>
          <w:t>,</w:t>
        </w:r>
      </w:ins>
      <w:r>
        <w:rPr>
          <w:rFonts w:ascii="Arial" w:hAnsi="Arial" w:cs="Arial"/>
          <w:sz w:val="22"/>
          <w:szCs w:val="22"/>
        </w:rPr>
        <w:t xml:space="preserve"> </w:t>
      </w:r>
      <w:del w:id="183" w:author="Microsoft Office User" w:date="2020-12-08T11:50:00Z">
        <w:r w:rsidDel="000479C7">
          <w:rPr>
            <w:rFonts w:ascii="Arial" w:hAnsi="Arial" w:cs="Arial"/>
            <w:sz w:val="22"/>
            <w:szCs w:val="22"/>
          </w:rPr>
          <w:delText xml:space="preserve">as a whole, without </w:delText>
        </w:r>
        <w:r w:rsidR="003A378E" w:rsidDel="000479C7">
          <w:rPr>
            <w:rFonts w:ascii="Arial" w:hAnsi="Arial" w:cs="Arial"/>
            <w:sz w:val="22"/>
            <w:szCs w:val="22"/>
          </w:rPr>
          <w:delText>limiting</w:delText>
        </w:r>
      </w:del>
      <w:ins w:id="184" w:author="Microsoft Office User" w:date="2020-12-08T11:50:00Z">
        <w:r w:rsidR="000479C7">
          <w:rPr>
            <w:rFonts w:ascii="Arial" w:hAnsi="Arial" w:cs="Arial"/>
            <w:sz w:val="22"/>
            <w:szCs w:val="22"/>
          </w:rPr>
          <w:t>and</w:t>
        </w:r>
      </w:ins>
      <w:ins w:id="185" w:author="Pensack, Max J." w:date="2020-12-08T15:09:00Z">
        <w:r w:rsidR="00F27ABC">
          <w:rPr>
            <w:rFonts w:ascii="Arial" w:hAnsi="Arial" w:cs="Arial"/>
            <w:sz w:val="22"/>
            <w:szCs w:val="22"/>
          </w:rPr>
          <w:t xml:space="preserve"> 2)</w:t>
        </w:r>
      </w:ins>
      <w:ins w:id="186" w:author="Microsoft Office User" w:date="2020-12-08T11:50:00Z">
        <w:r w:rsidR="000479C7">
          <w:rPr>
            <w:rFonts w:ascii="Arial" w:hAnsi="Arial" w:cs="Arial"/>
            <w:sz w:val="22"/>
            <w:szCs w:val="22"/>
          </w:rPr>
          <w:t xml:space="preserve"> the</w:t>
        </w:r>
      </w:ins>
      <w:ins w:id="187" w:author="Pensack, Max J." w:date="2020-12-08T15:09:00Z">
        <w:r w:rsidR="00F27ABC">
          <w:rPr>
            <w:rFonts w:ascii="Arial" w:hAnsi="Arial" w:cs="Arial"/>
            <w:sz w:val="22"/>
            <w:szCs w:val="22"/>
          </w:rPr>
          <w:t>se</w:t>
        </w:r>
      </w:ins>
      <w:ins w:id="188" w:author="Microsoft Office User" w:date="2020-12-08T11:50:00Z">
        <w:r w:rsidR="000479C7">
          <w:rPr>
            <w:rFonts w:ascii="Arial" w:hAnsi="Arial" w:cs="Arial"/>
            <w:sz w:val="22"/>
            <w:szCs w:val="22"/>
          </w:rPr>
          <w:t xml:space="preserve"> measures </w:t>
        </w:r>
      </w:ins>
      <w:ins w:id="189" w:author="Microsoft Office User" w:date="2020-12-08T11:52:00Z">
        <w:del w:id="190" w:author="Pensack, Max J." w:date="2020-12-08T15:09:00Z">
          <w:r w:rsidR="00CE2D2B" w:rsidDel="00F27ABC">
            <w:rPr>
              <w:rFonts w:ascii="Arial" w:hAnsi="Arial" w:cs="Arial"/>
              <w:sz w:val="22"/>
              <w:szCs w:val="22"/>
            </w:rPr>
            <w:delText xml:space="preserve">do </w:delText>
          </w:r>
        </w:del>
        <w:r w:rsidR="00CE2D2B">
          <w:rPr>
            <w:rFonts w:ascii="Arial" w:hAnsi="Arial" w:cs="Arial"/>
            <w:sz w:val="22"/>
            <w:szCs w:val="22"/>
          </w:rPr>
          <w:t>not only characterize</w:t>
        </w:r>
      </w:ins>
      <w:ins w:id="191" w:author="Microsoft Office User" w:date="2020-12-08T11:50:00Z">
        <w:r w:rsidR="000479C7">
          <w:rPr>
            <w:rFonts w:ascii="Arial" w:hAnsi="Arial" w:cs="Arial"/>
            <w:sz w:val="22"/>
            <w:szCs w:val="22"/>
          </w:rPr>
          <w:t xml:space="preserve"> </w:t>
        </w:r>
      </w:ins>
      <w:ins w:id="192" w:author="Microsoft Office User" w:date="2020-12-08T11:51:00Z">
        <w:r w:rsidR="00CE2D2B">
          <w:rPr>
            <w:rFonts w:ascii="Arial" w:hAnsi="Arial" w:cs="Arial"/>
            <w:sz w:val="22"/>
            <w:szCs w:val="22"/>
          </w:rPr>
          <w:t xml:space="preserve">‘task-relevant’ </w:t>
        </w:r>
      </w:ins>
      <w:ins w:id="193" w:author="Microsoft Office User" w:date="2020-12-08T11:50:00Z">
        <w:r w:rsidR="000479C7">
          <w:rPr>
            <w:rFonts w:ascii="Arial" w:hAnsi="Arial" w:cs="Arial"/>
            <w:sz w:val="22"/>
            <w:szCs w:val="22"/>
          </w:rPr>
          <w:t>variabl</w:t>
        </w:r>
      </w:ins>
      <w:ins w:id="194" w:author="Microsoft Office User" w:date="2020-12-08T11:51:00Z">
        <w:r w:rsidR="00CE2D2B">
          <w:rPr>
            <w:rFonts w:ascii="Arial" w:hAnsi="Arial" w:cs="Arial"/>
            <w:sz w:val="22"/>
            <w:szCs w:val="22"/>
          </w:rPr>
          <w:t>es</w:t>
        </w:r>
      </w:ins>
      <w:ins w:id="195" w:author="Pensack, Max J." w:date="2020-12-08T15:10:00Z">
        <w:r w:rsidR="00F27ABC">
          <w:rPr>
            <w:rFonts w:ascii="Arial" w:hAnsi="Arial" w:cs="Arial"/>
            <w:sz w:val="22"/>
            <w:szCs w:val="22"/>
          </w:rPr>
          <w:t xml:space="preserve"> but all possible variables that can be assigned to the representation</w:t>
        </w:r>
      </w:ins>
      <w:ins w:id="196" w:author="Microsoft Office User" w:date="2020-12-08T11:51:00Z">
        <w:r w:rsidR="00CE2D2B">
          <w:rPr>
            <w:rFonts w:ascii="Arial" w:hAnsi="Arial" w:cs="Arial"/>
            <w:sz w:val="22"/>
            <w:szCs w:val="22"/>
          </w:rPr>
          <w:t>. The me</w:t>
        </w:r>
      </w:ins>
      <w:ins w:id="197" w:author="Microsoft Office User" w:date="2020-12-08T11:52:00Z">
        <w:r w:rsidR="00CE2D2B">
          <w:rPr>
            <w:rFonts w:ascii="Arial" w:hAnsi="Arial" w:cs="Arial"/>
            <w:sz w:val="22"/>
            <w:szCs w:val="22"/>
          </w:rPr>
          <w:t xml:space="preserve">thods thereby describe the geometry of </w:t>
        </w:r>
      </w:ins>
      <w:ins w:id="198" w:author="Microsoft Office User" w:date="2020-12-08T11:53:00Z">
        <w:r w:rsidR="00CE2D2B">
          <w:rPr>
            <w:rFonts w:ascii="Arial" w:hAnsi="Arial" w:cs="Arial"/>
            <w:sz w:val="22"/>
            <w:szCs w:val="22"/>
          </w:rPr>
          <w:t>representations</w:t>
        </w:r>
      </w:ins>
      <w:ins w:id="199" w:author="Microsoft Office User" w:date="2020-12-08T11:52:00Z">
        <w:r w:rsidR="00CE2D2B">
          <w:rPr>
            <w:rFonts w:ascii="Arial" w:hAnsi="Arial" w:cs="Arial"/>
            <w:sz w:val="22"/>
            <w:szCs w:val="22"/>
          </w:rPr>
          <w:t xml:space="preserve"> in a completely unbiased manner</w:t>
        </w:r>
      </w:ins>
      <w:ins w:id="200" w:author="Pensack, Max J." w:date="2020-12-08T15:11:00Z">
        <w:r w:rsidR="00F27ABC">
          <w:rPr>
            <w:rFonts w:ascii="Arial" w:hAnsi="Arial" w:cs="Arial"/>
            <w:sz w:val="22"/>
            <w:szCs w:val="22"/>
          </w:rPr>
          <w:t xml:space="preserve"> </w:t>
        </w:r>
      </w:ins>
      <w:r w:rsidR="00F27ABC">
        <w:rPr>
          <w:rFonts w:ascii="Arial" w:hAnsi="Arial" w:cs="Arial"/>
          <w:sz w:val="22"/>
          <w:szCs w:val="22"/>
        </w:rPr>
        <w:fldChar w:fldCharType="begin"/>
      </w:r>
      <w:r w:rsidR="00F27ABC">
        <w:rPr>
          <w:rFonts w:ascii="Arial" w:hAnsi="Arial" w:cs="Arial"/>
          <w:sz w:val="22"/>
          <w:szCs w:val="22"/>
        </w:rPr>
        <w:instrText xml:space="preserve"> ADDIN ZOTERO_ITEM CSL_CITATION {"citationID":"e1KZzIxf","properties":{"formattedCitation":"[15]","plainCitation":"[15]","noteIndex":0},"citationItems":[{"id":"ZKnrGNpJ/h9UYjN4U","uris":["http://zotero.org/users/5885257/items/3HFW55VS"],"uri":["http://zotero.org/users/5885257/items/3HFW55VS"],"itemData":{"id":"ZKnrGNpJ/h9UYjN4U","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sidR="00F27ABC">
        <w:rPr>
          <w:rFonts w:ascii="Arial" w:hAnsi="Arial" w:cs="Arial"/>
          <w:sz w:val="22"/>
          <w:szCs w:val="22"/>
        </w:rPr>
        <w:fldChar w:fldCharType="separate"/>
      </w:r>
      <w:r w:rsidR="00F27ABC">
        <w:rPr>
          <w:rFonts w:ascii="Arial" w:hAnsi="Arial" w:cs="Arial"/>
          <w:noProof/>
          <w:sz w:val="22"/>
          <w:szCs w:val="22"/>
        </w:rPr>
        <w:t>[15]</w:t>
      </w:r>
      <w:r w:rsidR="00F27ABC">
        <w:rPr>
          <w:rFonts w:ascii="Arial" w:hAnsi="Arial" w:cs="Arial"/>
          <w:sz w:val="22"/>
          <w:szCs w:val="22"/>
        </w:rPr>
        <w:fldChar w:fldCharType="end"/>
      </w:r>
      <w:ins w:id="201" w:author="Pensack, Max J." w:date="2020-12-08T15:11:00Z">
        <w:r w:rsidR="00F27ABC">
          <w:rPr>
            <w:rFonts w:ascii="Arial" w:hAnsi="Arial" w:cs="Arial"/>
            <w:sz w:val="22"/>
            <w:szCs w:val="22"/>
          </w:rPr>
          <w:t>.</w:t>
        </w:r>
      </w:ins>
      <w:ins w:id="202" w:author="Microsoft Office User" w:date="2020-12-08T11:53:00Z">
        <w:del w:id="203" w:author="Pensack, Max J." w:date="2020-12-08T15:11:00Z">
          <w:r w:rsidR="00CE2D2B" w:rsidDel="00F27ABC">
            <w:rPr>
              <w:rFonts w:ascii="Arial" w:hAnsi="Arial" w:cs="Arial"/>
              <w:sz w:val="22"/>
              <w:szCs w:val="22"/>
            </w:rPr>
            <w:delText>[CITE BERNARDI REFS]</w:delText>
          </w:r>
        </w:del>
      </w:ins>
      <w:ins w:id="204" w:author="Microsoft Office User" w:date="2020-12-08T11:52:00Z">
        <w:del w:id="205" w:author="Pensack, Max J." w:date="2020-12-08T15:11:00Z">
          <w:r w:rsidR="00CE2D2B" w:rsidDel="00F27ABC">
            <w:rPr>
              <w:rFonts w:ascii="Arial" w:hAnsi="Arial" w:cs="Arial"/>
              <w:sz w:val="22"/>
              <w:szCs w:val="22"/>
            </w:rPr>
            <w:delText xml:space="preserve">. </w:delText>
          </w:r>
        </w:del>
      </w:ins>
      <w:del w:id="206" w:author="Microsoft Office User" w:date="2020-12-08T11:51:00Z">
        <w:r w:rsidR="003A378E" w:rsidDel="00CE2D2B">
          <w:rPr>
            <w:rFonts w:ascii="Arial" w:hAnsi="Arial" w:cs="Arial"/>
            <w:sz w:val="22"/>
            <w:szCs w:val="22"/>
          </w:rPr>
          <w:delText xml:space="preserve"> focus</w:delText>
        </w:r>
        <w:r w:rsidDel="00CE2D2B">
          <w:rPr>
            <w:rFonts w:ascii="Arial" w:hAnsi="Arial" w:cs="Arial"/>
            <w:sz w:val="22"/>
            <w:szCs w:val="22"/>
          </w:rPr>
          <w:delText xml:space="preserve"> </w:delText>
        </w:r>
        <w:r w:rsidR="003A378E" w:rsidDel="00CE2D2B">
          <w:rPr>
            <w:rFonts w:ascii="Arial" w:hAnsi="Arial" w:cs="Arial"/>
            <w:sz w:val="22"/>
            <w:szCs w:val="22"/>
          </w:rPr>
          <w:delText>to</w:delText>
        </w:r>
        <w:r w:rsidDel="00CE2D2B">
          <w:rPr>
            <w:rFonts w:ascii="Arial" w:hAnsi="Arial" w:cs="Arial"/>
            <w:sz w:val="22"/>
            <w:szCs w:val="22"/>
          </w:rPr>
          <w:delText xml:space="preserve"> variables under experimental control</w:delText>
        </w:r>
        <w:r w:rsidR="003A378E" w:rsidDel="00CE2D2B">
          <w:rPr>
            <w:rFonts w:ascii="Arial" w:hAnsi="Arial" w:cs="Arial"/>
            <w:sz w:val="22"/>
            <w:szCs w:val="22"/>
          </w:rPr>
          <w:delText>.</w:delText>
        </w:r>
        <w:r w:rsidDel="00CE2D2B">
          <w:rPr>
            <w:rFonts w:ascii="Arial" w:hAnsi="Arial" w:cs="Arial"/>
            <w:sz w:val="22"/>
            <w:szCs w:val="22"/>
          </w:rPr>
          <w:delText xml:space="preserve"> </w:delText>
        </w:r>
      </w:del>
      <w:del w:id="207" w:author="Microsoft Office User" w:date="2020-12-08T11:52:00Z">
        <w:r w:rsidR="003A378E" w:rsidDel="00CE2D2B">
          <w:rPr>
            <w:rFonts w:ascii="Arial" w:hAnsi="Arial" w:cs="Arial"/>
            <w:sz w:val="22"/>
            <w:szCs w:val="22"/>
          </w:rPr>
          <w:delText>O</w:delText>
        </w:r>
        <w:r w:rsidDel="00CE2D2B">
          <w:rPr>
            <w:rFonts w:ascii="Arial" w:hAnsi="Arial" w:cs="Arial"/>
            <w:sz w:val="22"/>
            <w:szCs w:val="22"/>
          </w:rPr>
          <w:delText>f course</w:delText>
        </w:r>
        <w:r w:rsidR="003A378E" w:rsidDel="00CE2D2B">
          <w:rPr>
            <w:rFonts w:ascii="Arial" w:hAnsi="Arial" w:cs="Arial"/>
            <w:sz w:val="22"/>
            <w:szCs w:val="22"/>
          </w:rPr>
          <w:delText>,</w:delText>
        </w:r>
        <w:r w:rsidDel="00CE2D2B">
          <w:rPr>
            <w:rFonts w:ascii="Arial" w:hAnsi="Arial" w:cs="Arial"/>
            <w:sz w:val="22"/>
            <w:szCs w:val="22"/>
          </w:rPr>
          <w:delText xml:space="preserve"> some</w:delText>
        </w:r>
        <w:r w:rsidR="003A378E" w:rsidDel="00CE2D2B">
          <w:rPr>
            <w:rFonts w:ascii="Arial" w:hAnsi="Arial" w:cs="Arial"/>
            <w:sz w:val="22"/>
            <w:szCs w:val="22"/>
          </w:rPr>
          <w:delText xml:space="preserve"> variable assignments actually </w:delText>
        </w:r>
        <w:r w:rsidDel="00CE2D2B">
          <w:rPr>
            <w:rFonts w:ascii="Arial" w:hAnsi="Arial" w:cs="Arial"/>
            <w:sz w:val="22"/>
            <w:szCs w:val="22"/>
          </w:rPr>
          <w:delText>correspond to task variables that differ across experimental conditions</w:delText>
        </w:r>
        <w:r w:rsidR="003A378E" w:rsidDel="00CE2D2B">
          <w:rPr>
            <w:rFonts w:ascii="Arial" w:hAnsi="Arial" w:cs="Arial"/>
            <w:sz w:val="22"/>
            <w:szCs w:val="22"/>
          </w:rPr>
          <w:delText>, but these are compared in an agnostic way to all possible</w:delText>
        </w:r>
        <w:r w:rsidR="00D27889" w:rsidDel="00CE2D2B">
          <w:rPr>
            <w:rFonts w:ascii="Arial" w:hAnsi="Arial" w:cs="Arial"/>
            <w:sz w:val="22"/>
            <w:szCs w:val="22"/>
          </w:rPr>
          <w:delText xml:space="preserve"> variable</w:delText>
        </w:r>
        <w:r w:rsidR="003A378E" w:rsidDel="00CE2D2B">
          <w:rPr>
            <w:rFonts w:ascii="Arial" w:hAnsi="Arial" w:cs="Arial"/>
            <w:sz w:val="22"/>
            <w:szCs w:val="22"/>
          </w:rPr>
          <w:delText xml:space="preserve"> </w:delText>
        </w:r>
        <w:r w:rsidR="00D27889" w:rsidDel="00CE2D2B">
          <w:rPr>
            <w:rFonts w:ascii="Arial" w:hAnsi="Arial" w:cs="Arial"/>
            <w:sz w:val="22"/>
            <w:szCs w:val="22"/>
          </w:rPr>
          <w:delText xml:space="preserve">assignments </w:delText>
        </w:r>
        <w:r w:rsidR="00DB1E46" w:rsidDel="00CE2D2B">
          <w:rPr>
            <w:rFonts w:ascii="Arial" w:hAnsi="Arial" w:cs="Arial"/>
            <w:sz w:val="22"/>
            <w:szCs w:val="22"/>
          </w:rPr>
          <w:delText>among the</w:delText>
        </w:r>
        <w:r w:rsidR="00D27889" w:rsidDel="00CE2D2B">
          <w:rPr>
            <w:rFonts w:ascii="Arial" w:hAnsi="Arial" w:cs="Arial"/>
            <w:sz w:val="22"/>
            <w:szCs w:val="22"/>
          </w:rPr>
          <w:delText xml:space="preserve"> experimental conditions.</w:delText>
        </w:r>
      </w:del>
    </w:p>
    <w:p w14:paraId="2AF9DF4E" w14:textId="4806FD70" w:rsidR="00D27889" w:rsidRDefault="00344A98" w:rsidP="00DE127A">
      <w:pPr>
        <w:ind w:firstLine="360"/>
        <w:jc w:val="both"/>
        <w:rPr>
          <w:rFonts w:ascii="Arial" w:hAnsi="Arial" w:cs="Arial"/>
          <w:sz w:val="22"/>
          <w:szCs w:val="22"/>
        </w:rPr>
      </w:pPr>
      <w:r>
        <w:rPr>
          <w:rFonts w:ascii="Arial" w:hAnsi="Arial" w:cs="Arial"/>
          <w:sz w:val="22"/>
          <w:szCs w:val="22"/>
        </w:rPr>
        <w:t xml:space="preserve"> </w:t>
      </w:r>
      <w:r w:rsidR="00995F7D">
        <w:rPr>
          <w:rFonts w:ascii="Arial" w:hAnsi="Arial" w:cs="Arial"/>
          <w:sz w:val="22"/>
          <w:szCs w:val="22"/>
        </w:rPr>
        <w:t xml:space="preserve"> </w:t>
      </w:r>
    </w:p>
    <w:p w14:paraId="6EACC33A" w14:textId="1C4CE36E" w:rsidR="009E6DDC" w:rsidRPr="00DF6FDA" w:rsidRDefault="00D27889" w:rsidP="00DF6FDA">
      <w:pPr>
        <w:jc w:val="both"/>
        <w:rPr>
          <w:rFonts w:ascii="Arial" w:hAnsi="Arial" w:cs="Arial"/>
          <w:i/>
          <w:iCs/>
          <w:sz w:val="22"/>
          <w:szCs w:val="22"/>
          <w:u w:val="single"/>
        </w:rPr>
      </w:pPr>
      <w:r w:rsidRPr="00D97C7A">
        <w:rPr>
          <w:rFonts w:ascii="Arial" w:hAnsi="Arial" w:cs="Arial"/>
          <w:i/>
          <w:iCs/>
          <w:sz w:val="22"/>
          <w:szCs w:val="22"/>
          <w:u w:val="single"/>
        </w:rPr>
        <w:t>Prior Results and Outstanding Questions:</w:t>
      </w:r>
      <w:r w:rsidR="00DF6FDA">
        <w:rPr>
          <w:rFonts w:ascii="Arial" w:hAnsi="Arial" w:cs="Arial"/>
          <w:sz w:val="22"/>
          <w:szCs w:val="22"/>
        </w:rPr>
        <w:t xml:space="preserve"> </w:t>
      </w:r>
      <w:r w:rsidR="009E6DDC">
        <w:rPr>
          <w:rFonts w:ascii="Arial" w:hAnsi="Arial" w:cs="Arial"/>
          <w:sz w:val="22"/>
          <w:szCs w:val="22"/>
        </w:rPr>
        <w:t>Previous work in the lab</w:t>
      </w:r>
      <w:r w:rsidR="009E6DDC" w:rsidRPr="00CA2C15">
        <w:rPr>
          <w:rFonts w:ascii="Arial" w:hAnsi="Arial" w:cs="Arial"/>
          <w:sz w:val="22"/>
          <w:szCs w:val="22"/>
        </w:rPr>
        <w:t xml:space="preserve"> </w:t>
      </w:r>
      <w:r w:rsidR="009E6DDC">
        <w:rPr>
          <w:rFonts w:ascii="Arial" w:hAnsi="Arial" w:cs="Arial"/>
          <w:sz w:val="22"/>
          <w:szCs w:val="22"/>
        </w:rPr>
        <w:t>has examined</w:t>
      </w:r>
      <w:r w:rsidR="009E6DDC" w:rsidRPr="00CA2C15">
        <w:rPr>
          <w:rFonts w:ascii="Arial" w:hAnsi="Arial" w:cs="Arial"/>
          <w:sz w:val="22"/>
          <w:szCs w:val="22"/>
        </w:rPr>
        <w:t xml:space="preserve"> </w:t>
      </w:r>
      <w:r w:rsidR="00D247CE">
        <w:rPr>
          <w:rFonts w:ascii="Arial" w:hAnsi="Arial" w:cs="Arial"/>
          <w:sz w:val="22"/>
          <w:szCs w:val="22"/>
        </w:rPr>
        <w:t>the geometry of representations</w:t>
      </w:r>
      <w:r w:rsidR="009E6DDC">
        <w:rPr>
          <w:rFonts w:ascii="Arial" w:hAnsi="Arial" w:cs="Arial"/>
          <w:sz w:val="22"/>
          <w:szCs w:val="22"/>
        </w:rPr>
        <w:t xml:space="preserve"> </w:t>
      </w:r>
      <w:r w:rsidR="00D247CE">
        <w:rPr>
          <w:rFonts w:ascii="Arial" w:hAnsi="Arial" w:cs="Arial"/>
          <w:sz w:val="22"/>
          <w:szCs w:val="22"/>
        </w:rPr>
        <w:t>using</w:t>
      </w:r>
      <w:r w:rsidR="009E6DDC" w:rsidRPr="00CA2C15">
        <w:rPr>
          <w:rFonts w:ascii="Arial" w:hAnsi="Arial" w:cs="Arial"/>
          <w:sz w:val="22"/>
          <w:szCs w:val="22"/>
        </w:rPr>
        <w:t xml:space="preserve"> data from a serial reversal-learning task and demonstrated that </w:t>
      </w:r>
      <w:r w:rsidR="00D247CE">
        <w:rPr>
          <w:rFonts w:ascii="Arial" w:hAnsi="Arial" w:cs="Arial"/>
          <w:sz w:val="22"/>
          <w:szCs w:val="22"/>
        </w:rPr>
        <w:t xml:space="preserve">HPC and DLPFC both contain </w:t>
      </w:r>
      <w:r w:rsidR="00D247CE" w:rsidRPr="00E812CD">
        <w:rPr>
          <w:rFonts w:ascii="Arial" w:hAnsi="Arial" w:cs="Arial"/>
          <w:sz w:val="22"/>
          <w:szCs w:val="22"/>
        </w:rPr>
        <w:t>represent</w:t>
      </w:r>
      <w:r w:rsidR="00D247CE">
        <w:rPr>
          <w:rFonts w:ascii="Arial" w:hAnsi="Arial" w:cs="Arial"/>
          <w:sz w:val="22"/>
          <w:szCs w:val="22"/>
        </w:rPr>
        <w:t xml:space="preserve">ations that simultaneously exhibit high SD and high CCGP </w:t>
      </w:r>
      <w:r w:rsidR="00D247CE">
        <w:rPr>
          <w:rFonts w:ascii="Arial" w:hAnsi="Arial" w:cs="Arial"/>
          <w:sz w:val="22"/>
          <w:szCs w:val="22"/>
        </w:rPr>
        <w:fldChar w:fldCharType="begin"/>
      </w:r>
      <w:r w:rsidR="00D247CE">
        <w:rPr>
          <w:rFonts w:ascii="Arial" w:hAnsi="Arial" w:cs="Arial"/>
          <w:sz w:val="22"/>
          <w:szCs w:val="22"/>
        </w:rPr>
        <w:instrText xml:space="preserve"> ADDIN ZOTERO_ITEM CSL_CITATION {"citationID":"9ddsSkbK","properties":{"formattedCitation":"[15]","plainCitation":"[15]","noteIndex":0},"citationItems":[{"id":"ZKnrGNpJ/h9UYjN4U","uris":["http://zotero.org/users/5885257/items/3HFW55VS"],"uri":["http://zotero.org/users/5885257/items/3HFW55VS"],"itemData":{"id":"OMoy67CV/61oVMojC","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sidR="00D247CE">
        <w:rPr>
          <w:rFonts w:ascii="Arial" w:hAnsi="Arial" w:cs="Arial"/>
          <w:sz w:val="22"/>
          <w:szCs w:val="22"/>
        </w:rPr>
        <w:fldChar w:fldCharType="separate"/>
      </w:r>
      <w:r w:rsidR="00D247CE">
        <w:rPr>
          <w:rFonts w:ascii="Arial" w:hAnsi="Arial" w:cs="Arial"/>
          <w:noProof/>
          <w:sz w:val="22"/>
          <w:szCs w:val="22"/>
        </w:rPr>
        <w:t>[15]</w:t>
      </w:r>
      <w:r w:rsidR="00D247CE">
        <w:rPr>
          <w:rFonts w:ascii="Arial" w:hAnsi="Arial" w:cs="Arial"/>
          <w:sz w:val="22"/>
          <w:szCs w:val="22"/>
        </w:rPr>
        <w:fldChar w:fldCharType="end"/>
      </w:r>
      <w:r w:rsidR="00D247CE" w:rsidRPr="00E812CD">
        <w:rPr>
          <w:rFonts w:ascii="Arial" w:hAnsi="Arial" w:cs="Arial"/>
          <w:sz w:val="22"/>
          <w:szCs w:val="22"/>
        </w:rPr>
        <w:t>.</w:t>
      </w:r>
      <w:r w:rsidR="009E6DDC">
        <w:rPr>
          <w:rFonts w:ascii="Arial" w:hAnsi="Arial" w:cs="Arial"/>
          <w:sz w:val="22"/>
          <w:szCs w:val="22"/>
        </w:rPr>
        <w:t xml:space="preserve"> </w:t>
      </w:r>
      <w:r w:rsidR="00D247CE">
        <w:rPr>
          <w:rFonts w:ascii="Arial" w:hAnsi="Arial" w:cs="Arial"/>
          <w:sz w:val="22"/>
          <w:szCs w:val="22"/>
        </w:rPr>
        <w:t>Importantly</w:t>
      </w:r>
      <w:r w:rsidR="009E6DDC">
        <w:rPr>
          <w:rFonts w:ascii="Arial" w:hAnsi="Arial" w:cs="Arial"/>
          <w:sz w:val="22"/>
          <w:szCs w:val="22"/>
        </w:rPr>
        <w:t xml:space="preserve">, this work confirmed theoretical predictions that variables may not </w:t>
      </w:r>
      <w:r w:rsidR="00D247CE">
        <w:rPr>
          <w:rFonts w:ascii="Arial" w:hAnsi="Arial" w:cs="Arial"/>
          <w:sz w:val="22"/>
          <w:szCs w:val="22"/>
        </w:rPr>
        <w:t>exhibit high CCGP,</w:t>
      </w:r>
      <w:r w:rsidR="009E6DDC">
        <w:rPr>
          <w:rFonts w:ascii="Arial" w:hAnsi="Arial" w:cs="Arial"/>
          <w:sz w:val="22"/>
          <w:szCs w:val="22"/>
        </w:rPr>
        <w:t xml:space="preserve"> even when they are decodable using traditional methods.</w:t>
      </w:r>
    </w:p>
    <w:p w14:paraId="363E8FD9" w14:textId="4C6F0D48" w:rsidR="00246DC1" w:rsidRDefault="009E6DDC" w:rsidP="00D961A2">
      <w:pPr>
        <w:ind w:firstLine="720"/>
        <w:jc w:val="both"/>
        <w:rPr>
          <w:rFonts w:ascii="Arial" w:hAnsi="Arial" w:cs="Arial"/>
          <w:sz w:val="22"/>
          <w:szCs w:val="22"/>
        </w:rPr>
      </w:pPr>
      <w:r w:rsidRPr="00E812CD">
        <w:rPr>
          <w:rFonts w:ascii="Arial" w:hAnsi="Arial" w:cs="Arial"/>
          <w:sz w:val="22"/>
          <w:szCs w:val="22"/>
        </w:rPr>
        <w:t xml:space="preserve">However, </w:t>
      </w:r>
      <w:r w:rsidRPr="00996B37">
        <w:rPr>
          <w:rFonts w:ascii="Arial" w:hAnsi="Arial" w:cs="Arial"/>
          <w:sz w:val="22"/>
          <w:szCs w:val="22"/>
          <w:u w:val="single"/>
        </w:rPr>
        <w:t>a relationship between these measures and these two types of flexible behavior remains to be established</w:t>
      </w:r>
      <w:r w:rsidR="00384866">
        <w:rPr>
          <w:rFonts w:ascii="Arial" w:hAnsi="Arial" w:cs="Arial"/>
          <w:sz w:val="22"/>
          <w:szCs w:val="22"/>
        </w:rPr>
        <w:t xml:space="preserve">, as </w:t>
      </w:r>
      <w:del w:id="208" w:author="Microsoft Office User" w:date="2020-12-08T11:53:00Z">
        <w:r w:rsidDel="00B37508">
          <w:rPr>
            <w:rFonts w:ascii="Arial" w:hAnsi="Arial" w:cs="Arial"/>
            <w:sz w:val="22"/>
            <w:szCs w:val="22"/>
          </w:rPr>
          <w:delText>the previous task design</w:delText>
        </w:r>
      </w:del>
      <w:ins w:id="209" w:author="Microsoft Office User" w:date="2020-12-08T11:53:00Z">
        <w:r w:rsidR="00B37508">
          <w:rPr>
            <w:rFonts w:ascii="Arial" w:hAnsi="Arial" w:cs="Arial"/>
            <w:sz w:val="22"/>
            <w:szCs w:val="22"/>
          </w:rPr>
          <w:t>previous studies</w:t>
        </w:r>
      </w:ins>
      <w:r>
        <w:rPr>
          <w:rFonts w:ascii="Arial" w:hAnsi="Arial" w:cs="Arial"/>
          <w:sz w:val="22"/>
          <w:szCs w:val="22"/>
        </w:rPr>
        <w:t xml:space="preserve"> </w:t>
      </w:r>
      <w:r w:rsidR="00384866">
        <w:rPr>
          <w:rFonts w:ascii="Arial" w:hAnsi="Arial" w:cs="Arial"/>
          <w:sz w:val="22"/>
          <w:szCs w:val="22"/>
        </w:rPr>
        <w:t>did not require animals to generalize</w:t>
      </w:r>
      <w:r>
        <w:rPr>
          <w:rFonts w:ascii="Arial" w:hAnsi="Arial" w:cs="Arial"/>
          <w:sz w:val="22"/>
          <w:szCs w:val="22"/>
        </w:rPr>
        <w:t xml:space="preserve"> in novel conditions. </w:t>
      </w:r>
      <w:r w:rsidR="00384866">
        <w:rPr>
          <w:rFonts w:ascii="Arial" w:hAnsi="Arial" w:cs="Arial"/>
          <w:sz w:val="22"/>
          <w:szCs w:val="22"/>
        </w:rPr>
        <w:t>T</w:t>
      </w:r>
      <w:r>
        <w:rPr>
          <w:rFonts w:ascii="Arial" w:hAnsi="Arial" w:cs="Arial"/>
          <w:sz w:val="22"/>
          <w:szCs w:val="22"/>
        </w:rPr>
        <w:t>his project</w:t>
      </w:r>
      <w:r w:rsidR="00384866">
        <w:rPr>
          <w:rFonts w:ascii="Arial" w:hAnsi="Arial" w:cs="Arial"/>
          <w:sz w:val="22"/>
          <w:szCs w:val="22"/>
        </w:rPr>
        <w:t xml:space="preserve"> stands to make crucial advancements over our earlier work by introducing a task that requires both types of behavioral flexibility on separate trials.</w:t>
      </w:r>
      <w:r w:rsidR="00D961A2">
        <w:rPr>
          <w:rFonts w:ascii="Arial" w:hAnsi="Arial" w:cs="Arial"/>
          <w:sz w:val="22"/>
          <w:szCs w:val="22"/>
        </w:rPr>
        <w:t xml:space="preserve"> Together with these theoretical tools, this project </w:t>
      </w:r>
      <w:del w:id="210" w:author="Microsoft Office User" w:date="2020-12-08T11:54:00Z">
        <w:r w:rsidR="00D961A2" w:rsidDel="00B37508">
          <w:rPr>
            <w:rFonts w:ascii="Arial" w:hAnsi="Arial" w:cs="Arial"/>
            <w:sz w:val="22"/>
            <w:szCs w:val="22"/>
          </w:rPr>
          <w:delText xml:space="preserve">will </w:delText>
        </w:r>
      </w:del>
      <w:ins w:id="211" w:author="Microsoft Office User" w:date="2020-12-08T11:54:00Z">
        <w:r w:rsidR="00B37508">
          <w:rPr>
            <w:rFonts w:ascii="Arial" w:hAnsi="Arial" w:cs="Arial"/>
            <w:sz w:val="22"/>
            <w:szCs w:val="22"/>
          </w:rPr>
          <w:t xml:space="preserve">promises to </w:t>
        </w:r>
      </w:ins>
      <w:r w:rsidR="00D961A2">
        <w:rPr>
          <w:rFonts w:ascii="Arial" w:hAnsi="Arial" w:cs="Arial"/>
          <w:sz w:val="22"/>
          <w:szCs w:val="22"/>
        </w:rPr>
        <w:t xml:space="preserve">be the first to </w:t>
      </w:r>
      <w:del w:id="212" w:author="Microsoft Office User" w:date="2020-12-08T11:54:00Z">
        <w:r w:rsidR="00D961A2" w:rsidDel="00B37508">
          <w:rPr>
            <w:rFonts w:ascii="Arial" w:hAnsi="Arial" w:cs="Arial"/>
            <w:sz w:val="22"/>
            <w:szCs w:val="22"/>
          </w:rPr>
          <w:delText>i</w:delText>
        </w:r>
        <w:r w:rsidR="00D961A2" w:rsidRPr="0032744E" w:rsidDel="00B37508">
          <w:rPr>
            <w:rFonts w:ascii="Arial" w:hAnsi="Arial" w:cs="Arial"/>
            <w:sz w:val="22"/>
            <w:szCs w:val="22"/>
          </w:rPr>
          <w:delText>mplicat</w:delText>
        </w:r>
        <w:r w:rsidR="00D961A2" w:rsidDel="00B37508">
          <w:rPr>
            <w:rFonts w:ascii="Arial" w:hAnsi="Arial" w:cs="Arial"/>
            <w:sz w:val="22"/>
            <w:szCs w:val="22"/>
          </w:rPr>
          <w:delText xml:space="preserve">e </w:delText>
        </w:r>
      </w:del>
      <w:ins w:id="213" w:author="Microsoft Office User" w:date="2020-12-08T11:54:00Z">
        <w:r w:rsidR="00B37508">
          <w:rPr>
            <w:rFonts w:ascii="Arial" w:hAnsi="Arial" w:cs="Arial"/>
            <w:sz w:val="22"/>
            <w:szCs w:val="22"/>
          </w:rPr>
          <w:t xml:space="preserve">demonstrate the role of </w:t>
        </w:r>
      </w:ins>
      <w:r w:rsidR="00D961A2">
        <w:rPr>
          <w:rFonts w:ascii="Arial" w:hAnsi="Arial" w:cs="Arial"/>
          <w:sz w:val="22"/>
          <w:szCs w:val="22"/>
        </w:rPr>
        <w:t>the geometry of</w:t>
      </w:r>
      <w:r w:rsidR="00D961A2" w:rsidRPr="0032744E">
        <w:rPr>
          <w:rFonts w:ascii="Arial" w:hAnsi="Arial" w:cs="Arial"/>
          <w:sz w:val="22"/>
          <w:szCs w:val="22"/>
        </w:rPr>
        <w:t xml:space="preserve"> neural representations in behavioral </w:t>
      </w:r>
      <w:r w:rsidR="00D961A2">
        <w:rPr>
          <w:rFonts w:ascii="Arial" w:hAnsi="Arial" w:cs="Arial"/>
          <w:sz w:val="22"/>
          <w:szCs w:val="22"/>
        </w:rPr>
        <w:t>flexibility</w:t>
      </w:r>
      <w:r w:rsidR="00D961A2" w:rsidRPr="0032744E">
        <w:rPr>
          <w:rFonts w:ascii="Arial" w:hAnsi="Arial" w:cs="Arial"/>
          <w:sz w:val="22"/>
          <w:szCs w:val="22"/>
        </w:rPr>
        <w:t>, potentia</w:t>
      </w:r>
      <w:r w:rsidR="00D961A2">
        <w:rPr>
          <w:rFonts w:ascii="Arial" w:hAnsi="Arial" w:cs="Arial"/>
          <w:sz w:val="22"/>
          <w:szCs w:val="22"/>
        </w:rPr>
        <w:t>l</w:t>
      </w:r>
      <w:r w:rsidR="00D961A2" w:rsidRPr="0032744E">
        <w:rPr>
          <w:rFonts w:ascii="Arial" w:hAnsi="Arial" w:cs="Arial"/>
          <w:sz w:val="22"/>
          <w:szCs w:val="22"/>
        </w:rPr>
        <w:t>l</w:t>
      </w:r>
      <w:r w:rsidR="00D961A2">
        <w:rPr>
          <w:rFonts w:ascii="Arial" w:hAnsi="Arial" w:cs="Arial"/>
          <w:sz w:val="22"/>
          <w:szCs w:val="22"/>
        </w:rPr>
        <w:t>y</w:t>
      </w:r>
      <w:r w:rsidR="00D961A2" w:rsidRPr="0032744E">
        <w:rPr>
          <w:rFonts w:ascii="Arial" w:hAnsi="Arial" w:cs="Arial"/>
          <w:sz w:val="22"/>
          <w:szCs w:val="22"/>
        </w:rPr>
        <w:t xml:space="preserve"> reveal</w:t>
      </w:r>
      <w:r w:rsidR="00D961A2">
        <w:rPr>
          <w:rFonts w:ascii="Arial" w:hAnsi="Arial" w:cs="Arial"/>
          <w:sz w:val="22"/>
          <w:szCs w:val="22"/>
        </w:rPr>
        <w:t>ing</w:t>
      </w:r>
      <w:r w:rsidR="00D961A2" w:rsidRPr="0032744E">
        <w:rPr>
          <w:rFonts w:ascii="Arial" w:hAnsi="Arial" w:cs="Arial"/>
          <w:sz w:val="22"/>
          <w:szCs w:val="22"/>
        </w:rPr>
        <w:t xml:space="preserve"> </w:t>
      </w:r>
      <w:r w:rsidR="00D961A2">
        <w:rPr>
          <w:rFonts w:ascii="Arial" w:hAnsi="Arial" w:cs="Arial"/>
          <w:sz w:val="22"/>
          <w:szCs w:val="22"/>
        </w:rPr>
        <w:t>a new and important population-level</w:t>
      </w:r>
      <w:r w:rsidR="00D961A2" w:rsidRPr="0032744E">
        <w:rPr>
          <w:rFonts w:ascii="Arial" w:hAnsi="Arial" w:cs="Arial"/>
          <w:sz w:val="22"/>
          <w:szCs w:val="22"/>
        </w:rPr>
        <w:t xml:space="preserve"> neural </w:t>
      </w:r>
      <w:r w:rsidR="00D961A2">
        <w:rPr>
          <w:rFonts w:ascii="Arial" w:hAnsi="Arial" w:cs="Arial"/>
          <w:sz w:val="22"/>
          <w:szCs w:val="22"/>
        </w:rPr>
        <w:t xml:space="preserve">coding scheme </w:t>
      </w:r>
      <w:r w:rsidR="00D961A2">
        <w:rPr>
          <w:rFonts w:ascii="Arial" w:hAnsi="Arial" w:cs="Arial"/>
          <w:sz w:val="22"/>
          <w:szCs w:val="22"/>
        </w:rPr>
        <w:fldChar w:fldCharType="begin"/>
      </w:r>
      <w:r w:rsidR="00D961A2">
        <w:rPr>
          <w:rFonts w:ascii="Arial" w:hAnsi="Arial" w:cs="Arial"/>
          <w:sz w:val="22"/>
          <w:szCs w:val="22"/>
        </w:rPr>
        <w:instrText xml:space="preserve"> ADDIN ZOTERO_ITEM CSL_CITATION {"citationID":"dCED6JVJ","properties":{"formattedCitation":"[3, 27\\uc0\\u8211{}29]","plainCitation":"[3, 27–29]","noteIndex":0},"citationItems":[{"id":1798,"uris":["http://zotero.org/users/5885257/items/3U7WYGGD"],"uri":["http://zotero.org/users/5885257/items/3U7WYGGD"],"itemData":{"id":1798,"type":"article-journal","container-title":"Nature","issue":"7451","journalAbbreviation":"Nature","note":"publisher: Nature Publishing Group","page":"585--590","title":"The importance of mixed selectivity in complex cognitive tasks","volume":"497","author":[{"family":"Rigotti","given":"Mattia"},{"family":"Barak","given":"Omri"},{"family":"Warden","given":"Melissa R"},{"family":"Wang","given":"Xiao-Jing"},{"family":"Daw","given":"Nathaniel D"},{"family":"Miller","given":"Earl K"},{"family":"Fusi","given":"Stefano"}],"issued":{"date-parts":[["2013"]]}}},{"id":"ZKnrGNpJ/464LZR0w","uris":["http://zotero.org/users/5885257/items/PMBNGRTE"],"uri":["http://zotero.org/users/5885257/items/PMBNGRTE"],"itemData":{"id":"ZKnrGNpJ/464LZR0w","type":"article-journal","abstract":"Neurons often respond to diverse combinations of task-relevant variables. This form of mixed selectivity plays an important computational role which is related to the dimensionality of the neural representations: high-dimensional representations with mixed selectivity allow a simple linear readout to generate a huge number of different potential responses. In contrast, neural representations based on highly specialized neurons are low dimensional and they preclude a linear readout from generating several responses that depend on multiple task-relevant variables. Here we review the conceptual and theoretical framework that explains the importance of mixed selectivity and the experimental evidence that recorded neural representations are high-dimensional. We end by discussing the implications for the design of future experiments.","container-title":"Current Opinion in Neurobiology","DOI":"10.1016/j.conb.2016.01.010","ISSN":"1873-6882","journalAbbreviation":"Curr. Opin. Neurobiol.","language":"eng","note":"PMID: 26851755","page":"66-74","source":"PubMed","title":"Why neurons mix: high dimensionality for higher cognition","title-short":"Why neurons mix","volume":"37","author":[{"family":"Fusi","given":"Stefano"},{"family":"Miller","given":"Earl K."},{"family":"Rigotti","given":"Mattia"}],"issued":{"date-parts":[["2016"]]}}},{"id":2201,"uris":["http://zotero.org/users/5885257/items/M2GAQ8Y7"],"uri":["http://zotero.org/users/5885257/items/M2GAQ8Y7"],"itemData":{"id":2201,"type":"article-journal","abstract":"Intelligent behavior requires integrating several sources of information in a meaningful fashion—be it context with stimulus or shape with color and size. This requires the underlying neural mechanism to respond in a different manner to similar inputs (discrimination), while maintaining a consistent response for noisy variations of the same input (generalization). We show that neurons that mix information sources via random connectivity can form an easy to read representation of input combinations. Using analytical and numerical tools, we show that the coding level or sparseness of these neurons' activity controls a trade-off between generalization and discrimination, with the optimal level depending on the task at hand. In all realistic situations that we analyzed, the optimal fraction of inputs to which a neuron responds is close to 0.1. Finally, we predict a relation between a measurable property of the neural representation and task performance.","container-title":"Journal of Neuroscience","DOI":"10.1523/JNEUROSCI.2753-12.2013","ISSN":"0270-6474, 1529-2401","issue":"9","journalAbbreviation":"J. Neurosci.","language":"en","note":"publisher: Society for Neuroscience\nsection: Articles\nPMID: 23447596","page":"3844-3856","source":"www.jneurosci.org","title":"The Sparseness of Mixed Selectivity Neurons Controls the Generalization–Discrimination Trade-Off","volume":"33","author":[{"family":"Barak","given":"Omri"},{"family":"Rigotti","given":"Mattia"},{"family":"Fusi","given":"Stefano"}],"issued":{"date-parts":[["2013",2,27]]}}},{"id":"ZKnrGNpJ/T7dNnVWq","uris":["http://zotero.org/users/5885257/items/6GYRDR5A"],"uri":["http://zotero.org/users/5885257/items/6GYRDR5A"],"itemData":{"id":1357,"type":"article-journal","abstract":"Neuronal activity in the brain is variable, yet both perception and behavior are generally reliable. How does the brain achieve this? Here, we show that the conjunctive coding of multiple stimulus features, commonly known as nonlinear mixed selectivity, may be used by the brain to support reliable information transmission using unreliable neurons. Nonlinearly mixed feature representations have been observed throughout primary sensory, decision-making, and motor brain areas. In these areas, different features are almost always nonlinearly mixed to some degree, rather than represented separately or with only additive (linear) mixing, which we refer to as pure selectivity. Mixed selectivity has been previously shown to support flexible linear decoding for complex behavioral tasks. Here, we show that it has another important benefit: in many cases, it makes orders of magnitude fewer decoding errors than pure selectivity even when both forms of selectivity use the same number of spikes. This benefit holds for sensory, motor, and more abstract, cognitive representations. Further, we show experimental evidence that mixed selectivity exists in the brain even when it does not enable behaviorally useful linear decoding. This suggests that nonlinear mixed selectivity may be a general coding scheme exploited by the brain for reliable and efficient neural computation.","container-title":"PLOS Computational Biology","DOI":"10.1371/journal.pcbi.1007544","ISSN":"1553-7358","issue":"2","journalAbbreviation":"PLOS Computational Biology","language":"en","note":"publisher: Public Library of Science","page":"e1007544","source":"PLoS Journals","title":"Nonlinear mixed selectivity supports reliable neural computation","volume":"16","author":[{"family":"Johnston","given":"W. Jeffrey"},{"family":"Palmer","given":"Stephanie E."},{"family":"Freedman","given":"David J."}],"issued":{"date-parts":[["2020",2,18]]}}}],"schema":"https://github.com/citation-style-language/schema/raw/master/csl-citation.json"} </w:instrText>
      </w:r>
      <w:r w:rsidR="00D961A2">
        <w:rPr>
          <w:rFonts w:ascii="Arial" w:hAnsi="Arial" w:cs="Arial"/>
          <w:sz w:val="22"/>
          <w:szCs w:val="22"/>
        </w:rPr>
        <w:fldChar w:fldCharType="separate"/>
      </w:r>
      <w:r w:rsidR="00D961A2" w:rsidRPr="00D0157B">
        <w:rPr>
          <w:rFonts w:ascii="Arial" w:hAnsi="Arial" w:cs="Arial"/>
          <w:sz w:val="22"/>
        </w:rPr>
        <w:t>[3, 27–29]</w:t>
      </w:r>
      <w:r w:rsidR="00D961A2">
        <w:rPr>
          <w:rFonts w:ascii="Arial" w:hAnsi="Arial" w:cs="Arial"/>
          <w:sz w:val="22"/>
          <w:szCs w:val="22"/>
        </w:rPr>
        <w:fldChar w:fldCharType="end"/>
      </w:r>
      <w:r w:rsidR="00D961A2">
        <w:rPr>
          <w:rFonts w:ascii="Arial" w:hAnsi="Arial" w:cs="Arial"/>
          <w:sz w:val="22"/>
          <w:szCs w:val="22"/>
        </w:rPr>
        <w:t xml:space="preserve">. </w:t>
      </w:r>
      <w:r w:rsidR="00D961A2">
        <w:rPr>
          <w:rFonts w:ascii="Arial" w:hAnsi="Arial" w:cs="Arial"/>
          <w:color w:val="1A1A1A"/>
          <w:sz w:val="22"/>
          <w:szCs w:val="22"/>
        </w:rPr>
        <w:t>My</w:t>
      </w:r>
      <w:r w:rsidR="00D961A2" w:rsidRPr="00E812CD">
        <w:rPr>
          <w:rFonts w:ascii="Arial" w:hAnsi="Arial" w:cs="Arial"/>
          <w:sz w:val="22"/>
          <w:szCs w:val="22"/>
        </w:rPr>
        <w:t xml:space="preserve"> </w:t>
      </w:r>
      <w:r w:rsidR="00D961A2" w:rsidRPr="00322766">
        <w:rPr>
          <w:rFonts w:ascii="Arial" w:hAnsi="Arial" w:cs="Arial"/>
          <w:b/>
          <w:bCs/>
          <w:sz w:val="22"/>
          <w:szCs w:val="22"/>
          <w:u w:val="single"/>
        </w:rPr>
        <w:t>hypothesis</w:t>
      </w:r>
      <w:r w:rsidR="00D961A2" w:rsidRPr="00322766">
        <w:rPr>
          <w:rFonts w:ascii="Arial" w:hAnsi="Arial" w:cs="Arial"/>
          <w:sz w:val="22"/>
          <w:szCs w:val="22"/>
          <w:u w:val="single"/>
        </w:rPr>
        <w:t xml:space="preserve"> that </w:t>
      </w:r>
      <w:proofErr w:type="gramStart"/>
      <w:r w:rsidR="00D961A2">
        <w:rPr>
          <w:rFonts w:ascii="Arial" w:hAnsi="Arial" w:cs="Arial"/>
          <w:sz w:val="22"/>
          <w:szCs w:val="22"/>
          <w:u w:val="single"/>
        </w:rPr>
        <w:t>Type</w:t>
      </w:r>
      <w:proofErr w:type="gramEnd"/>
      <w:r w:rsidR="00D961A2">
        <w:rPr>
          <w:rFonts w:ascii="Arial" w:hAnsi="Arial" w:cs="Arial"/>
          <w:sz w:val="22"/>
          <w:szCs w:val="22"/>
          <w:u w:val="single"/>
        </w:rPr>
        <w:t xml:space="preserve"> 1 flexibility</w:t>
      </w:r>
      <w:r w:rsidR="00D961A2" w:rsidRPr="00322766">
        <w:rPr>
          <w:rFonts w:ascii="Arial" w:hAnsi="Arial" w:cs="Arial"/>
          <w:sz w:val="22"/>
          <w:szCs w:val="22"/>
          <w:u w:val="single"/>
        </w:rPr>
        <w:t xml:space="preserve"> cor</w:t>
      </w:r>
      <w:r w:rsidR="00D961A2">
        <w:rPr>
          <w:rFonts w:ascii="Arial" w:hAnsi="Arial" w:cs="Arial"/>
          <w:sz w:val="22"/>
          <w:szCs w:val="22"/>
          <w:u w:val="single"/>
        </w:rPr>
        <w:t>r</w:t>
      </w:r>
      <w:r w:rsidR="00D961A2" w:rsidRPr="00322766">
        <w:rPr>
          <w:rFonts w:ascii="Arial" w:hAnsi="Arial" w:cs="Arial"/>
          <w:sz w:val="22"/>
          <w:szCs w:val="22"/>
          <w:u w:val="single"/>
        </w:rPr>
        <w:t>elate</w:t>
      </w:r>
      <w:r w:rsidR="00D961A2">
        <w:rPr>
          <w:rFonts w:ascii="Arial" w:hAnsi="Arial" w:cs="Arial"/>
          <w:sz w:val="22"/>
          <w:szCs w:val="22"/>
          <w:u w:val="single"/>
        </w:rPr>
        <w:t>s</w:t>
      </w:r>
      <w:r w:rsidR="00D961A2" w:rsidRPr="00322766">
        <w:rPr>
          <w:rFonts w:ascii="Arial" w:hAnsi="Arial" w:cs="Arial"/>
          <w:sz w:val="22"/>
          <w:szCs w:val="22"/>
          <w:u w:val="single"/>
        </w:rPr>
        <w:t xml:space="preserve"> with SD</w:t>
      </w:r>
      <w:r w:rsidR="00D961A2">
        <w:rPr>
          <w:rFonts w:ascii="Arial" w:hAnsi="Arial" w:cs="Arial"/>
          <w:sz w:val="22"/>
          <w:szCs w:val="22"/>
          <w:u w:val="single"/>
        </w:rPr>
        <w:t>,</w:t>
      </w:r>
      <w:r w:rsidR="00D961A2" w:rsidRPr="00322766">
        <w:rPr>
          <w:rFonts w:ascii="Arial" w:hAnsi="Arial" w:cs="Arial"/>
          <w:sz w:val="22"/>
          <w:szCs w:val="22"/>
          <w:u w:val="single"/>
        </w:rPr>
        <w:t xml:space="preserve"> </w:t>
      </w:r>
      <w:r w:rsidR="00D961A2">
        <w:rPr>
          <w:rFonts w:ascii="Arial" w:hAnsi="Arial" w:cs="Arial"/>
          <w:sz w:val="22"/>
          <w:szCs w:val="22"/>
          <w:u w:val="single"/>
        </w:rPr>
        <w:t>and Type 2 flexibility</w:t>
      </w:r>
      <w:r w:rsidR="00D961A2" w:rsidRPr="00322766">
        <w:rPr>
          <w:rFonts w:ascii="Arial" w:hAnsi="Arial" w:cs="Arial"/>
          <w:sz w:val="22"/>
          <w:szCs w:val="22"/>
          <w:u w:val="single"/>
        </w:rPr>
        <w:t xml:space="preserve"> cor</w:t>
      </w:r>
      <w:r w:rsidR="00D961A2">
        <w:rPr>
          <w:rFonts w:ascii="Arial" w:hAnsi="Arial" w:cs="Arial"/>
          <w:sz w:val="22"/>
          <w:szCs w:val="22"/>
          <w:u w:val="single"/>
        </w:rPr>
        <w:t>r</w:t>
      </w:r>
      <w:r w:rsidR="00D961A2" w:rsidRPr="00322766">
        <w:rPr>
          <w:rFonts w:ascii="Arial" w:hAnsi="Arial" w:cs="Arial"/>
          <w:sz w:val="22"/>
          <w:szCs w:val="22"/>
          <w:u w:val="single"/>
        </w:rPr>
        <w:t>elate</w:t>
      </w:r>
      <w:r w:rsidR="00D961A2">
        <w:rPr>
          <w:rFonts w:ascii="Arial" w:hAnsi="Arial" w:cs="Arial"/>
          <w:sz w:val="22"/>
          <w:szCs w:val="22"/>
          <w:u w:val="single"/>
        </w:rPr>
        <w:t>s</w:t>
      </w:r>
      <w:r w:rsidR="00D961A2" w:rsidRPr="00322766">
        <w:rPr>
          <w:rFonts w:ascii="Arial" w:hAnsi="Arial" w:cs="Arial"/>
          <w:sz w:val="22"/>
          <w:szCs w:val="22"/>
          <w:u w:val="single"/>
        </w:rPr>
        <w:t xml:space="preserve"> with CCGP</w:t>
      </w:r>
      <w:r w:rsidR="00D961A2">
        <w:rPr>
          <w:rFonts w:ascii="Arial" w:hAnsi="Arial" w:cs="Arial"/>
          <w:sz w:val="22"/>
          <w:szCs w:val="22"/>
        </w:rPr>
        <w:t xml:space="preserve"> in these brain areas is summarized in Fig. 1.</w:t>
      </w:r>
    </w:p>
    <w:p w14:paraId="4540A124" w14:textId="77777777" w:rsidR="00D1096D" w:rsidRDefault="00D1096D" w:rsidP="00E04450">
      <w:pPr>
        <w:jc w:val="both"/>
        <w:rPr>
          <w:rFonts w:ascii="Arial" w:hAnsi="Arial" w:cs="Arial"/>
          <w:sz w:val="22"/>
          <w:szCs w:val="22"/>
          <w:u w:val="single"/>
        </w:rPr>
      </w:pPr>
    </w:p>
    <w:p w14:paraId="49655B4A" w14:textId="40BACDA2" w:rsidR="00E04450" w:rsidRPr="00DF6FDA" w:rsidRDefault="00E04450" w:rsidP="00DF6FDA">
      <w:pPr>
        <w:jc w:val="both"/>
        <w:rPr>
          <w:rFonts w:ascii="Arial" w:hAnsi="Arial" w:cs="Arial"/>
          <w:i/>
          <w:iCs/>
          <w:sz w:val="22"/>
          <w:szCs w:val="22"/>
        </w:rPr>
      </w:pPr>
      <w:r w:rsidRPr="00D97C7A">
        <w:rPr>
          <w:rFonts w:ascii="Arial" w:hAnsi="Arial" w:cs="Arial"/>
          <w:i/>
          <w:iCs/>
          <w:sz w:val="22"/>
          <w:szCs w:val="22"/>
          <w:u w:val="single"/>
        </w:rPr>
        <w:t>Potential Impact:</w:t>
      </w:r>
      <w:r w:rsidR="00DF6FDA">
        <w:rPr>
          <w:rFonts w:ascii="Arial" w:hAnsi="Arial" w:cs="Arial"/>
          <w:sz w:val="22"/>
          <w:szCs w:val="22"/>
        </w:rPr>
        <w:t xml:space="preserve"> </w:t>
      </w:r>
      <w:r w:rsidR="00BC6CA4">
        <w:rPr>
          <w:rFonts w:ascii="Arial" w:hAnsi="Arial" w:cs="Arial"/>
          <w:sz w:val="22"/>
          <w:szCs w:val="22"/>
        </w:rPr>
        <w:t>T</w:t>
      </w:r>
      <w:r w:rsidR="00BC6CA4" w:rsidRPr="0032744E">
        <w:rPr>
          <w:rFonts w:ascii="Arial" w:hAnsi="Arial" w:cs="Arial"/>
          <w:sz w:val="22"/>
          <w:szCs w:val="22"/>
        </w:rPr>
        <w:t xml:space="preserve">his project </w:t>
      </w:r>
      <w:r w:rsidR="00BC6CA4">
        <w:rPr>
          <w:rFonts w:ascii="Arial" w:hAnsi="Arial" w:cs="Arial"/>
          <w:sz w:val="22"/>
          <w:szCs w:val="22"/>
        </w:rPr>
        <w:t>will contribute</w:t>
      </w:r>
      <w:r w:rsidR="00BC6CA4" w:rsidRPr="0032744E">
        <w:rPr>
          <w:rFonts w:ascii="Arial" w:hAnsi="Arial" w:cs="Arial"/>
          <w:sz w:val="22"/>
          <w:szCs w:val="22"/>
        </w:rPr>
        <w:t xml:space="preserve"> to the field </w:t>
      </w:r>
      <w:r w:rsidR="00BC6CA4">
        <w:rPr>
          <w:rFonts w:ascii="Arial" w:hAnsi="Arial" w:cs="Arial"/>
          <w:sz w:val="22"/>
          <w:szCs w:val="22"/>
        </w:rPr>
        <w:t xml:space="preserve">in three important ways. 1) This will be the first study to show specific </w:t>
      </w:r>
      <w:r w:rsidR="00FD0447">
        <w:rPr>
          <w:rFonts w:ascii="Arial" w:hAnsi="Arial" w:cs="Arial"/>
          <w:sz w:val="22"/>
          <w:szCs w:val="22"/>
        </w:rPr>
        <w:t>evidence connecting</w:t>
      </w:r>
      <w:r w:rsidR="00BC6CA4">
        <w:rPr>
          <w:rFonts w:ascii="Arial" w:hAnsi="Arial" w:cs="Arial"/>
          <w:sz w:val="22"/>
          <w:szCs w:val="22"/>
        </w:rPr>
        <w:t xml:space="preserve"> </w:t>
      </w:r>
      <w:r w:rsidR="00FD0447">
        <w:rPr>
          <w:rFonts w:ascii="Arial" w:hAnsi="Arial" w:cs="Arial"/>
          <w:sz w:val="22"/>
          <w:szCs w:val="22"/>
        </w:rPr>
        <w:t>the geometry of neural representations to the performance of Type 1 and Type 2 behavioral flexibility</w:t>
      </w:r>
      <w:r w:rsidR="00BC6CA4">
        <w:rPr>
          <w:rFonts w:ascii="Arial" w:hAnsi="Arial" w:cs="Arial"/>
          <w:sz w:val="22"/>
          <w:szCs w:val="22"/>
        </w:rPr>
        <w:t xml:space="preserve">. Focusing on the </w:t>
      </w:r>
      <w:r w:rsidR="00FD0447">
        <w:rPr>
          <w:rFonts w:ascii="Arial" w:hAnsi="Arial" w:cs="Arial"/>
          <w:i/>
          <w:iCs/>
          <w:sz w:val="22"/>
          <w:szCs w:val="22"/>
        </w:rPr>
        <w:t>geometry</w:t>
      </w:r>
      <w:r w:rsidR="00BC6CA4">
        <w:rPr>
          <w:rFonts w:ascii="Arial" w:hAnsi="Arial" w:cs="Arial"/>
          <w:sz w:val="22"/>
          <w:szCs w:val="22"/>
        </w:rPr>
        <w:t xml:space="preserve"> of representations</w:t>
      </w:r>
      <w:r w:rsidR="00BC6CA4" w:rsidRPr="006C32B1">
        <w:rPr>
          <w:rFonts w:ascii="Arial" w:hAnsi="Arial" w:cs="Arial"/>
          <w:sz w:val="22"/>
          <w:szCs w:val="22"/>
        </w:rPr>
        <w:t xml:space="preserve"> contrasts with </w:t>
      </w:r>
      <w:r w:rsidR="00BC6CA4">
        <w:rPr>
          <w:rFonts w:ascii="Arial" w:hAnsi="Arial" w:cs="Arial"/>
          <w:sz w:val="22"/>
          <w:szCs w:val="22"/>
        </w:rPr>
        <w:t>dominant</w:t>
      </w:r>
      <w:r w:rsidR="00BC6CA4" w:rsidRPr="006C32B1">
        <w:rPr>
          <w:rFonts w:ascii="Arial" w:hAnsi="Arial" w:cs="Arial"/>
          <w:sz w:val="22"/>
          <w:szCs w:val="22"/>
        </w:rPr>
        <w:t xml:space="preserve"> approaches in neuroscience that have </w:t>
      </w:r>
      <w:r w:rsidR="00BC6CA4">
        <w:rPr>
          <w:rFonts w:ascii="Arial" w:hAnsi="Arial" w:cs="Arial"/>
          <w:sz w:val="22"/>
          <w:szCs w:val="22"/>
        </w:rPr>
        <w:t xml:space="preserve">only examined the </w:t>
      </w:r>
      <w:r w:rsidR="00BC6CA4">
        <w:rPr>
          <w:rFonts w:ascii="Arial" w:hAnsi="Arial" w:cs="Arial"/>
          <w:i/>
          <w:iCs/>
          <w:sz w:val="22"/>
          <w:szCs w:val="22"/>
        </w:rPr>
        <w:t>content</w:t>
      </w:r>
      <w:r w:rsidR="00BC6CA4">
        <w:rPr>
          <w:rFonts w:ascii="Arial" w:hAnsi="Arial" w:cs="Arial"/>
          <w:sz w:val="22"/>
          <w:szCs w:val="22"/>
        </w:rPr>
        <w:t xml:space="preserve"> of </w:t>
      </w:r>
      <w:r w:rsidR="00BC6CA4" w:rsidRPr="006C32B1">
        <w:rPr>
          <w:rFonts w:ascii="Arial" w:hAnsi="Arial" w:cs="Arial"/>
          <w:sz w:val="22"/>
          <w:szCs w:val="22"/>
        </w:rPr>
        <w:t xml:space="preserve">variables </w:t>
      </w:r>
      <w:r w:rsidR="00BC6CA4">
        <w:rPr>
          <w:rFonts w:ascii="Arial" w:hAnsi="Arial" w:cs="Arial"/>
          <w:sz w:val="22"/>
          <w:szCs w:val="22"/>
        </w:rPr>
        <w:t>being</w:t>
      </w:r>
      <w:r w:rsidR="00BC6CA4" w:rsidRPr="006C32B1">
        <w:rPr>
          <w:rFonts w:ascii="Arial" w:hAnsi="Arial" w:cs="Arial"/>
          <w:sz w:val="22"/>
          <w:szCs w:val="22"/>
        </w:rPr>
        <w:t xml:space="preserve"> represented.</w:t>
      </w:r>
      <w:r w:rsidR="00BC6CA4">
        <w:rPr>
          <w:rFonts w:ascii="Arial" w:hAnsi="Arial" w:cs="Arial"/>
          <w:sz w:val="22"/>
          <w:szCs w:val="22"/>
        </w:rPr>
        <w:t xml:space="preserve"> While my hypothesis posits </w:t>
      </w:r>
      <w:r w:rsidR="00BC6CA4">
        <w:rPr>
          <w:rFonts w:ascii="Arial" w:hAnsi="Arial" w:cs="Arial"/>
          <w:sz w:val="22"/>
          <w:szCs w:val="22"/>
        </w:rPr>
        <w:lastRenderedPageBreak/>
        <w:t xml:space="preserve">that </w:t>
      </w:r>
      <w:r w:rsidR="00FD0447">
        <w:rPr>
          <w:rFonts w:ascii="Arial" w:hAnsi="Arial" w:cs="Arial"/>
          <w:sz w:val="22"/>
          <w:szCs w:val="22"/>
        </w:rPr>
        <w:t>these types of behavioral flexibility are</w:t>
      </w:r>
      <w:r w:rsidR="00BC6CA4">
        <w:rPr>
          <w:rFonts w:ascii="Arial" w:hAnsi="Arial" w:cs="Arial"/>
          <w:sz w:val="22"/>
          <w:szCs w:val="22"/>
        </w:rPr>
        <w:t xml:space="preserve"> inherently dependent on the </w:t>
      </w:r>
      <w:r w:rsidR="00FD0447">
        <w:rPr>
          <w:rFonts w:ascii="Arial" w:hAnsi="Arial" w:cs="Arial"/>
          <w:sz w:val="22"/>
          <w:szCs w:val="22"/>
        </w:rPr>
        <w:t>geometry</w:t>
      </w:r>
      <w:r w:rsidR="00BC6CA4">
        <w:rPr>
          <w:rFonts w:ascii="Arial" w:hAnsi="Arial" w:cs="Arial"/>
          <w:sz w:val="22"/>
          <w:szCs w:val="22"/>
        </w:rPr>
        <w:t xml:space="preserve"> of neural representations, th</w:t>
      </w:r>
      <w:r w:rsidR="00FD0447">
        <w:rPr>
          <w:rFonts w:ascii="Arial" w:hAnsi="Arial" w:cs="Arial"/>
          <w:sz w:val="22"/>
          <w:szCs w:val="22"/>
        </w:rPr>
        <w:t>ese</w:t>
      </w:r>
      <w:r w:rsidR="00BC6CA4">
        <w:rPr>
          <w:rFonts w:ascii="Arial" w:hAnsi="Arial" w:cs="Arial"/>
          <w:sz w:val="22"/>
          <w:szCs w:val="22"/>
        </w:rPr>
        <w:t xml:space="preserve"> </w:t>
      </w:r>
      <w:r w:rsidR="00FD0447">
        <w:rPr>
          <w:rFonts w:ascii="Arial" w:hAnsi="Arial" w:cs="Arial"/>
          <w:sz w:val="22"/>
          <w:szCs w:val="22"/>
        </w:rPr>
        <w:t>are</w:t>
      </w:r>
      <w:r w:rsidR="00BC6CA4">
        <w:rPr>
          <w:rFonts w:ascii="Arial" w:hAnsi="Arial" w:cs="Arial"/>
          <w:sz w:val="22"/>
          <w:szCs w:val="22"/>
        </w:rPr>
        <w:t xml:space="preserve"> by no means the only behavior</w:t>
      </w:r>
      <w:r w:rsidR="00FD0447">
        <w:rPr>
          <w:rFonts w:ascii="Arial" w:hAnsi="Arial" w:cs="Arial"/>
          <w:sz w:val="22"/>
          <w:szCs w:val="22"/>
        </w:rPr>
        <w:t>s</w:t>
      </w:r>
      <w:r w:rsidR="00BC6CA4">
        <w:rPr>
          <w:rFonts w:ascii="Arial" w:hAnsi="Arial" w:cs="Arial"/>
          <w:sz w:val="22"/>
          <w:szCs w:val="22"/>
        </w:rPr>
        <w:t xml:space="preserve"> for which </w:t>
      </w:r>
      <w:del w:id="214" w:author="Microsoft Office User" w:date="2020-12-08T11:54:00Z">
        <w:r w:rsidR="00BC6CA4" w:rsidDel="00862535">
          <w:rPr>
            <w:rFonts w:ascii="Arial" w:hAnsi="Arial" w:cs="Arial"/>
            <w:sz w:val="22"/>
            <w:szCs w:val="22"/>
          </w:rPr>
          <w:delText>geometric format</w:delText>
        </w:r>
      </w:del>
      <w:ins w:id="215" w:author="Microsoft Office User" w:date="2020-12-08T11:54:00Z">
        <w:r w:rsidR="00862535">
          <w:rPr>
            <w:rFonts w:ascii="Arial" w:hAnsi="Arial" w:cs="Arial"/>
            <w:sz w:val="22"/>
            <w:szCs w:val="22"/>
          </w:rPr>
          <w:t>geometry</w:t>
        </w:r>
      </w:ins>
      <w:r w:rsidR="00BC6CA4">
        <w:rPr>
          <w:rFonts w:ascii="Arial" w:hAnsi="Arial" w:cs="Arial"/>
          <w:sz w:val="22"/>
          <w:szCs w:val="22"/>
        </w:rPr>
        <w:t xml:space="preserve"> might play an essential role. Demonstrating the importance of </w:t>
      </w:r>
      <w:del w:id="216" w:author="Microsoft Office User" w:date="2020-12-08T11:55:00Z">
        <w:r w:rsidR="00BC6CA4" w:rsidDel="00862535">
          <w:rPr>
            <w:rFonts w:ascii="Arial" w:hAnsi="Arial" w:cs="Arial"/>
            <w:sz w:val="22"/>
            <w:szCs w:val="22"/>
          </w:rPr>
          <w:delText>geometric format</w:delText>
        </w:r>
      </w:del>
      <w:ins w:id="217" w:author="Microsoft Office User" w:date="2020-12-08T11:55:00Z">
        <w:r w:rsidR="00862535">
          <w:rPr>
            <w:rFonts w:ascii="Arial" w:hAnsi="Arial" w:cs="Arial"/>
            <w:sz w:val="22"/>
            <w:szCs w:val="22"/>
          </w:rPr>
          <w:t>geometry of representations</w:t>
        </w:r>
      </w:ins>
      <w:r w:rsidR="00BC6CA4">
        <w:rPr>
          <w:rFonts w:ascii="Arial" w:hAnsi="Arial" w:cs="Arial"/>
          <w:sz w:val="22"/>
          <w:szCs w:val="22"/>
        </w:rPr>
        <w:t xml:space="preserve"> for complex behavior will open the field to further investigations into coding scheme</w:t>
      </w:r>
      <w:r w:rsidR="00FD0447">
        <w:rPr>
          <w:rFonts w:ascii="Arial" w:hAnsi="Arial" w:cs="Arial"/>
          <w:sz w:val="22"/>
          <w:szCs w:val="22"/>
        </w:rPr>
        <w:t>s of this kind</w:t>
      </w:r>
      <w:r w:rsidR="00BC6CA4">
        <w:rPr>
          <w:rFonts w:ascii="Arial" w:hAnsi="Arial" w:cs="Arial"/>
          <w:sz w:val="22"/>
          <w:szCs w:val="22"/>
        </w:rPr>
        <w:t xml:space="preserve">. 2) This study represents </w:t>
      </w:r>
      <w:r w:rsidR="00BC6CA4">
        <w:rPr>
          <w:rFonts w:ascii="Arial" w:hAnsi="Arial" w:cs="Arial"/>
          <w:bCs/>
          <w:sz w:val="22"/>
          <w:szCs w:val="22"/>
        </w:rPr>
        <w:t xml:space="preserve">a unique </w:t>
      </w:r>
      <w:r w:rsidR="00A76B07">
        <w:rPr>
          <w:rFonts w:ascii="Arial" w:hAnsi="Arial" w:cs="Arial"/>
          <w:bCs/>
          <w:sz w:val="22"/>
          <w:szCs w:val="22"/>
        </w:rPr>
        <w:t>neuro</w:t>
      </w:r>
      <w:r w:rsidR="00BC6CA4">
        <w:rPr>
          <w:rFonts w:ascii="Arial" w:hAnsi="Arial" w:cs="Arial"/>
          <w:bCs/>
          <w:sz w:val="22"/>
          <w:szCs w:val="22"/>
        </w:rPr>
        <w:t>biological application of the</w:t>
      </w:r>
      <w:r w:rsidR="00A76B07">
        <w:rPr>
          <w:rFonts w:ascii="Arial" w:hAnsi="Arial" w:cs="Arial"/>
          <w:bCs/>
          <w:sz w:val="22"/>
          <w:szCs w:val="22"/>
        </w:rPr>
        <w:t xml:space="preserve"> recent advances in</w:t>
      </w:r>
      <w:r w:rsidR="00BC6CA4">
        <w:rPr>
          <w:rFonts w:ascii="Arial" w:hAnsi="Arial" w:cs="Arial"/>
          <w:bCs/>
          <w:sz w:val="22"/>
          <w:szCs w:val="22"/>
        </w:rPr>
        <w:t xml:space="preserve"> machine-learning </w:t>
      </w:r>
      <w:r w:rsidR="00A76B07">
        <w:rPr>
          <w:rFonts w:ascii="Arial" w:hAnsi="Arial" w:cs="Arial"/>
          <w:bCs/>
          <w:sz w:val="22"/>
          <w:szCs w:val="22"/>
        </w:rPr>
        <w:t>and theories of neural computation</w:t>
      </w:r>
      <w:r w:rsidR="00BC6CA4">
        <w:rPr>
          <w:rFonts w:ascii="Arial" w:hAnsi="Arial" w:cs="Arial"/>
          <w:bCs/>
          <w:sz w:val="22"/>
          <w:szCs w:val="22"/>
        </w:rPr>
        <w:t>.</w:t>
      </w:r>
      <w:r w:rsidR="00BC6CA4">
        <w:rPr>
          <w:rFonts w:ascii="Arial" w:hAnsi="Arial" w:cs="Arial"/>
          <w:sz w:val="22"/>
          <w:szCs w:val="22"/>
        </w:rPr>
        <w:t xml:space="preserve"> In machine-learning, generalization is assessed by testing a network’s classification performance using samples that are different in some important respect from the training samples. By employing a symmetric task-design with novel stimuli, I will be able to apply this definition to the analysis of my neural data, training a network on </w:t>
      </w:r>
      <w:r w:rsidR="00BC6CA4" w:rsidRPr="00383640">
        <w:rPr>
          <w:rFonts w:ascii="Arial" w:hAnsi="Arial" w:cs="Arial"/>
          <w:i/>
          <w:iCs/>
          <w:sz w:val="22"/>
          <w:szCs w:val="22"/>
        </w:rPr>
        <w:t xml:space="preserve">some </w:t>
      </w:r>
      <w:r w:rsidR="00BC6CA4">
        <w:rPr>
          <w:rFonts w:ascii="Arial" w:hAnsi="Arial" w:cs="Arial"/>
          <w:sz w:val="22"/>
          <w:szCs w:val="22"/>
        </w:rPr>
        <w:t xml:space="preserve">experimental </w:t>
      </w:r>
      <w:r w:rsidR="00BC6CA4" w:rsidRPr="002141B8">
        <w:rPr>
          <w:rFonts w:ascii="Arial" w:hAnsi="Arial" w:cs="Arial"/>
          <w:sz w:val="22"/>
          <w:szCs w:val="22"/>
        </w:rPr>
        <w:t>conditions</w:t>
      </w:r>
      <w:r w:rsidR="00BC6CA4">
        <w:rPr>
          <w:rFonts w:ascii="Arial" w:hAnsi="Arial" w:cs="Arial"/>
          <w:sz w:val="22"/>
          <w:szCs w:val="22"/>
        </w:rPr>
        <w:t xml:space="preserve"> and testing its classification performance on </w:t>
      </w:r>
      <w:r w:rsidR="00BC6CA4" w:rsidRPr="00383640">
        <w:rPr>
          <w:rFonts w:ascii="Arial" w:hAnsi="Arial" w:cs="Arial"/>
          <w:i/>
          <w:iCs/>
          <w:sz w:val="22"/>
          <w:szCs w:val="22"/>
        </w:rPr>
        <w:t>other</w:t>
      </w:r>
      <w:r w:rsidR="00BC6CA4">
        <w:rPr>
          <w:rFonts w:ascii="Arial" w:hAnsi="Arial" w:cs="Arial"/>
          <w:sz w:val="22"/>
          <w:szCs w:val="22"/>
        </w:rPr>
        <w:t xml:space="preserve"> experimental conditions. B</w:t>
      </w:r>
      <w:r w:rsidR="00BC6CA4" w:rsidRPr="0032744E">
        <w:rPr>
          <w:rFonts w:ascii="Arial" w:hAnsi="Arial" w:cs="Arial"/>
          <w:sz w:val="22"/>
          <w:szCs w:val="22"/>
        </w:rPr>
        <w:t>y correlating</w:t>
      </w:r>
      <w:r w:rsidR="00BC6CA4">
        <w:rPr>
          <w:rFonts w:ascii="Arial" w:hAnsi="Arial" w:cs="Arial"/>
          <w:sz w:val="22"/>
          <w:szCs w:val="22"/>
        </w:rPr>
        <w:t xml:space="preserve"> this cross-condition generalization performance </w:t>
      </w:r>
      <w:r w:rsidR="00BC6CA4" w:rsidRPr="0032744E">
        <w:rPr>
          <w:rFonts w:ascii="Arial" w:hAnsi="Arial" w:cs="Arial"/>
          <w:sz w:val="22"/>
          <w:szCs w:val="22"/>
        </w:rPr>
        <w:t>with behavioral generalization, this project has the potential to reveal a</w:t>
      </w:r>
      <w:r w:rsidR="00BC6CA4">
        <w:rPr>
          <w:rFonts w:ascii="Arial" w:hAnsi="Arial" w:cs="Arial"/>
          <w:sz w:val="22"/>
          <w:szCs w:val="22"/>
        </w:rPr>
        <w:t>n important</w:t>
      </w:r>
      <w:r w:rsidR="00BC6CA4" w:rsidRPr="0032744E">
        <w:rPr>
          <w:rFonts w:ascii="Arial" w:hAnsi="Arial" w:cs="Arial"/>
          <w:sz w:val="22"/>
          <w:szCs w:val="22"/>
        </w:rPr>
        <w:t xml:space="preserve"> </w:t>
      </w:r>
      <w:r w:rsidR="00BC6CA4">
        <w:rPr>
          <w:rFonts w:ascii="Arial" w:hAnsi="Arial" w:cs="Arial"/>
          <w:sz w:val="22"/>
          <w:szCs w:val="22"/>
        </w:rPr>
        <w:t>computational mechanism</w:t>
      </w:r>
      <w:r w:rsidR="00BC6CA4" w:rsidRPr="0032744E">
        <w:rPr>
          <w:rFonts w:ascii="Arial" w:hAnsi="Arial" w:cs="Arial"/>
          <w:sz w:val="22"/>
          <w:szCs w:val="22"/>
        </w:rPr>
        <w:t xml:space="preserve"> behind the generation of flexible behavior in novel situations.</w:t>
      </w:r>
      <w:r w:rsidR="00BC6CA4">
        <w:rPr>
          <w:rFonts w:ascii="Arial" w:hAnsi="Arial" w:cs="Arial"/>
          <w:sz w:val="22"/>
          <w:szCs w:val="22"/>
        </w:rPr>
        <w:t xml:space="preserve"> 3) By performing high channel-count recordings from two different brain areas simultaneously, I will be able to compare the time-dependent correlations between geometric format and behavioral performance in these areas</w:t>
      </w:r>
      <w:r w:rsidR="00DB1E46">
        <w:rPr>
          <w:rFonts w:ascii="Arial" w:hAnsi="Arial" w:cs="Arial"/>
          <w:sz w:val="22"/>
          <w:szCs w:val="22"/>
        </w:rPr>
        <w:t>. This will</w:t>
      </w:r>
      <w:r w:rsidR="00BC6CA4">
        <w:rPr>
          <w:rFonts w:ascii="Arial" w:hAnsi="Arial" w:cs="Arial"/>
          <w:sz w:val="22"/>
          <w:szCs w:val="22"/>
        </w:rPr>
        <w:t xml:space="preserve"> </w:t>
      </w:r>
      <w:r w:rsidR="00DB1E46">
        <w:rPr>
          <w:rFonts w:ascii="Arial" w:hAnsi="Arial" w:cs="Arial"/>
          <w:sz w:val="22"/>
          <w:szCs w:val="22"/>
        </w:rPr>
        <w:t>provide</w:t>
      </w:r>
      <w:r w:rsidR="00BC6CA4">
        <w:rPr>
          <w:rFonts w:ascii="Arial" w:hAnsi="Arial" w:cs="Arial"/>
          <w:sz w:val="22"/>
          <w:szCs w:val="22"/>
        </w:rPr>
        <w:t xml:space="preserve"> </w:t>
      </w:r>
      <w:r w:rsidR="00DB1E46">
        <w:rPr>
          <w:rFonts w:ascii="Arial" w:hAnsi="Arial" w:cs="Arial"/>
          <w:sz w:val="22"/>
          <w:szCs w:val="22"/>
        </w:rPr>
        <w:t xml:space="preserve">a </w:t>
      </w:r>
      <w:r w:rsidR="00BC6CA4">
        <w:rPr>
          <w:rFonts w:ascii="Arial" w:hAnsi="Arial" w:cs="Arial"/>
          <w:sz w:val="22"/>
          <w:szCs w:val="22"/>
        </w:rPr>
        <w:t xml:space="preserve">new approach to </w:t>
      </w:r>
      <w:r w:rsidR="00DB1E46">
        <w:rPr>
          <w:rFonts w:ascii="Arial" w:hAnsi="Arial" w:cs="Arial"/>
          <w:sz w:val="22"/>
          <w:szCs w:val="22"/>
        </w:rPr>
        <w:t>delineate</w:t>
      </w:r>
      <w:r w:rsidR="00BC6CA4">
        <w:rPr>
          <w:rFonts w:ascii="Arial" w:hAnsi="Arial" w:cs="Arial"/>
          <w:sz w:val="22"/>
          <w:szCs w:val="22"/>
        </w:rPr>
        <w:t xml:space="preserve"> the function of </w:t>
      </w:r>
      <w:r w:rsidR="00DB1E46">
        <w:rPr>
          <w:rFonts w:ascii="Arial" w:hAnsi="Arial" w:cs="Arial"/>
          <w:sz w:val="22"/>
          <w:szCs w:val="22"/>
        </w:rPr>
        <w:t xml:space="preserve">different </w:t>
      </w:r>
      <w:r w:rsidR="00BC6CA4">
        <w:rPr>
          <w:rFonts w:ascii="Arial" w:hAnsi="Arial" w:cs="Arial"/>
          <w:sz w:val="22"/>
          <w:szCs w:val="22"/>
        </w:rPr>
        <w:t>brain areas</w:t>
      </w:r>
      <w:r w:rsidR="00996B37">
        <w:rPr>
          <w:rFonts w:ascii="Arial" w:hAnsi="Arial" w:cs="Arial"/>
          <w:sz w:val="22"/>
          <w:szCs w:val="22"/>
        </w:rPr>
        <w:t>, paving the way for development of future treatments for neuropsychiatric illness.</w:t>
      </w:r>
    </w:p>
    <w:p w14:paraId="46025B45" w14:textId="77777777" w:rsidR="00E04450" w:rsidRPr="00E04450" w:rsidRDefault="00E04450" w:rsidP="00E04450">
      <w:pPr>
        <w:jc w:val="both"/>
        <w:rPr>
          <w:rFonts w:ascii="Arial" w:hAnsi="Arial" w:cs="Arial"/>
          <w:b/>
          <w:bCs/>
          <w:sz w:val="22"/>
          <w:szCs w:val="22"/>
        </w:rPr>
      </w:pPr>
    </w:p>
    <w:p w14:paraId="15B51A3D" w14:textId="5896AB73" w:rsidR="00675997" w:rsidRPr="00F740D3" w:rsidRDefault="00025B15" w:rsidP="00675997">
      <w:pPr>
        <w:pStyle w:val="ListParagraph"/>
        <w:numPr>
          <w:ilvl w:val="0"/>
          <w:numId w:val="1"/>
        </w:numPr>
        <w:jc w:val="both"/>
        <w:rPr>
          <w:rFonts w:ascii="Arial" w:hAnsi="Arial" w:cs="Arial"/>
          <w:b/>
          <w:bCs/>
          <w:sz w:val="22"/>
          <w:szCs w:val="22"/>
        </w:rPr>
      </w:pPr>
      <w:r w:rsidRPr="00E04450">
        <w:rPr>
          <w:rFonts w:ascii="Arial" w:hAnsi="Arial" w:cs="Arial"/>
          <w:b/>
          <w:bCs/>
          <w:sz w:val="22"/>
          <w:szCs w:val="22"/>
        </w:rPr>
        <w:t>APPROACH:</w:t>
      </w:r>
    </w:p>
    <w:p w14:paraId="3E5DFB5E" w14:textId="727D038E" w:rsidR="00E04450" w:rsidRPr="00DF6FDA" w:rsidRDefault="00675997" w:rsidP="00DF6FDA">
      <w:pPr>
        <w:jc w:val="both"/>
        <w:rPr>
          <w:rFonts w:ascii="Arial" w:hAnsi="Arial" w:cs="Arial"/>
          <w:i/>
          <w:iCs/>
          <w:sz w:val="22"/>
          <w:szCs w:val="22"/>
          <w:u w:val="single"/>
        </w:rPr>
      </w:pPr>
      <w:r w:rsidRPr="00D97C7A">
        <w:rPr>
          <w:rFonts w:ascii="Arial" w:hAnsi="Arial" w:cs="Arial"/>
          <w:i/>
          <w:iCs/>
          <w:sz w:val="22"/>
          <w:szCs w:val="22"/>
          <w:u w:val="single"/>
        </w:rPr>
        <w:t xml:space="preserve">Overall </w:t>
      </w:r>
      <w:r w:rsidR="00E04450" w:rsidRPr="00D97C7A">
        <w:rPr>
          <w:rFonts w:ascii="Arial" w:hAnsi="Arial" w:cs="Arial"/>
          <w:i/>
          <w:iCs/>
          <w:sz w:val="22"/>
          <w:szCs w:val="22"/>
          <w:u w:val="single"/>
        </w:rPr>
        <w:t>Methods:</w:t>
      </w:r>
      <w:r w:rsidR="00DF6FDA">
        <w:rPr>
          <w:rFonts w:ascii="Arial" w:hAnsi="Arial" w:cs="Arial"/>
          <w:sz w:val="22"/>
          <w:szCs w:val="22"/>
        </w:rPr>
        <w:t xml:space="preserve"> </w:t>
      </w:r>
      <w:r w:rsidRPr="00675997">
        <w:rPr>
          <w:rFonts w:ascii="Arial" w:hAnsi="Arial" w:cs="Arial"/>
          <w:sz w:val="22"/>
          <w:szCs w:val="22"/>
        </w:rPr>
        <w:t>Animals</w:t>
      </w:r>
      <w:r>
        <w:rPr>
          <w:rFonts w:ascii="Arial" w:hAnsi="Arial" w:cs="Arial"/>
          <w:sz w:val="22"/>
          <w:szCs w:val="22"/>
        </w:rPr>
        <w:t xml:space="preserve"> will be trained to perform a task that requires </w:t>
      </w:r>
      <w:r w:rsidR="008D7EFB">
        <w:rPr>
          <w:rFonts w:ascii="Arial" w:hAnsi="Arial" w:cs="Arial"/>
          <w:sz w:val="22"/>
          <w:szCs w:val="22"/>
        </w:rPr>
        <w:t xml:space="preserve">Type 1 and Type 2 </w:t>
      </w:r>
      <w:r>
        <w:rPr>
          <w:rFonts w:ascii="Arial" w:hAnsi="Arial" w:cs="Arial"/>
          <w:sz w:val="22"/>
          <w:szCs w:val="22"/>
        </w:rPr>
        <w:t xml:space="preserve">behavioral flexibility on separate trials. During behavior, I will perform simultaneous electrophysiological recordings of HPC and DLPFC. HPC will include recordings from across CA1, CA2, CA3, and DG. DLPFC recordings will be taken from Broadman areas 8, 9, and 46. </w:t>
      </w:r>
      <w:r w:rsidRPr="006C32B1">
        <w:rPr>
          <w:rFonts w:ascii="Arial" w:hAnsi="Arial" w:cs="Arial"/>
          <w:sz w:val="22"/>
          <w:szCs w:val="22"/>
        </w:rPr>
        <w:t>Recording</w:t>
      </w:r>
      <w:r>
        <w:rPr>
          <w:rFonts w:ascii="Arial" w:hAnsi="Arial" w:cs="Arial"/>
          <w:sz w:val="22"/>
          <w:szCs w:val="22"/>
        </w:rPr>
        <w:t xml:space="preserve">s will be made continuously using </w:t>
      </w:r>
      <w:del w:id="218" w:author="Microsoft Office User" w:date="2020-12-08T11:56:00Z">
        <w:r w:rsidDel="00F52376">
          <w:rPr>
            <w:rFonts w:ascii="Arial" w:hAnsi="Arial" w:cs="Arial"/>
            <w:sz w:val="22"/>
            <w:szCs w:val="22"/>
          </w:rPr>
          <w:delText xml:space="preserve">one </w:delText>
        </w:r>
      </w:del>
      <w:ins w:id="219" w:author="Microsoft Office User" w:date="2020-12-08T11:56:00Z">
        <w:r w:rsidR="00F52376">
          <w:rPr>
            <w:rFonts w:ascii="Arial" w:hAnsi="Arial" w:cs="Arial"/>
            <w:sz w:val="22"/>
            <w:szCs w:val="22"/>
          </w:rPr>
          <w:t xml:space="preserve">1-2 </w:t>
        </w:r>
      </w:ins>
      <w:r>
        <w:rPr>
          <w:rFonts w:ascii="Arial" w:hAnsi="Arial" w:cs="Arial"/>
          <w:sz w:val="22"/>
          <w:szCs w:val="22"/>
        </w:rPr>
        <w:t>32-channel vertical electrode</w:t>
      </w:r>
      <w:ins w:id="220" w:author="Microsoft Office User" w:date="2020-12-08T11:56:00Z">
        <w:r w:rsidR="00F52376">
          <w:rPr>
            <w:rFonts w:ascii="Arial" w:hAnsi="Arial" w:cs="Arial"/>
            <w:sz w:val="22"/>
            <w:szCs w:val="22"/>
          </w:rPr>
          <w:t>s</w:t>
        </w:r>
      </w:ins>
      <w:r>
        <w:rPr>
          <w:rFonts w:ascii="Arial" w:hAnsi="Arial" w:cs="Arial"/>
          <w:sz w:val="22"/>
          <w:szCs w:val="22"/>
        </w:rPr>
        <w:t xml:space="preserve"> (V-Probes, </w:t>
      </w:r>
      <w:proofErr w:type="spellStart"/>
      <w:r>
        <w:rPr>
          <w:rFonts w:ascii="Arial" w:hAnsi="Arial" w:cs="Arial"/>
          <w:sz w:val="22"/>
          <w:szCs w:val="22"/>
        </w:rPr>
        <w:t>Plexon</w:t>
      </w:r>
      <w:proofErr w:type="spellEnd"/>
      <w:r>
        <w:rPr>
          <w:rFonts w:ascii="Arial" w:hAnsi="Arial" w:cs="Arial"/>
          <w:sz w:val="22"/>
          <w:szCs w:val="22"/>
        </w:rPr>
        <w:t>) in each brain area. Analog signals will be amplified, filtered, and digitized, after which, each channel will undergo automated s</w:t>
      </w:r>
      <w:r w:rsidRPr="006C32B1">
        <w:rPr>
          <w:rFonts w:ascii="Arial" w:hAnsi="Arial" w:cs="Arial"/>
          <w:sz w:val="22"/>
          <w:szCs w:val="22"/>
        </w:rPr>
        <w:t>pike sorting</w:t>
      </w:r>
      <w:r>
        <w:rPr>
          <w:rFonts w:ascii="Arial" w:hAnsi="Arial" w:cs="Arial"/>
          <w:sz w:val="22"/>
          <w:szCs w:val="22"/>
        </w:rPr>
        <w:t xml:space="preserve"> using </w:t>
      </w:r>
      <w:proofErr w:type="spellStart"/>
      <w:r>
        <w:rPr>
          <w:rFonts w:ascii="Arial" w:hAnsi="Arial" w:cs="Arial"/>
          <w:sz w:val="22"/>
          <w:szCs w:val="22"/>
        </w:rPr>
        <w:t>MountainSort</w:t>
      </w:r>
      <w:proofErr w:type="spellEnd"/>
      <w:r>
        <w:rPr>
          <w:rFonts w:ascii="Arial" w:hAnsi="Arial" w:cs="Arial"/>
          <w:sz w:val="22"/>
          <w:szCs w:val="22"/>
        </w:rPr>
        <w:t xml:space="preserve"> </w:t>
      </w:r>
      <w:r>
        <w:rPr>
          <w:rFonts w:ascii="Arial" w:hAnsi="Arial" w:cs="Arial"/>
          <w:sz w:val="22"/>
          <w:szCs w:val="22"/>
        </w:rPr>
        <w:fldChar w:fldCharType="begin"/>
      </w:r>
      <w:r w:rsidR="00D0157B">
        <w:rPr>
          <w:rFonts w:ascii="Arial" w:hAnsi="Arial" w:cs="Arial"/>
          <w:sz w:val="22"/>
          <w:szCs w:val="22"/>
        </w:rPr>
        <w:instrText xml:space="preserve"> ADDIN ZOTERO_ITEM CSL_CITATION {"citationID":"deyOGNEx","properties":{"formattedCitation":"[30]","plainCitation":"[30]","noteIndex":0},"citationItems":[{"id":"ZKnrGNpJ/PZCOoeUb","uris":["http://zotero.org/users/5885257/items/NBTRPPWJ"],"uri":["http://zotero.org/users/5885257/items/NBTRPPWJ"],"itemData":{"id":1331,"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central processing unit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possible.","container-title":"Neuron","DOI":"10.1016/j.neuron.2017.08.030","ISSN":"0896-6273","issue":"6","journalAbbreviation":"Neuron","language":"en","page":"1381-1394.e6","source":"ScienceDirect","title":"A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Pr>
          <w:rFonts w:ascii="Arial" w:hAnsi="Arial" w:cs="Arial"/>
          <w:sz w:val="22"/>
          <w:szCs w:val="22"/>
        </w:rPr>
        <w:fldChar w:fldCharType="separate"/>
      </w:r>
      <w:r w:rsidR="00D0157B">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 xml:space="preserve"> to separate single units within each channel, which will additionally be verified manually using the </w:t>
      </w:r>
      <w:proofErr w:type="spellStart"/>
      <w:r>
        <w:rPr>
          <w:rFonts w:ascii="Arial" w:hAnsi="Arial" w:cs="Arial"/>
          <w:sz w:val="22"/>
          <w:szCs w:val="22"/>
        </w:rPr>
        <w:t>Plexon</w:t>
      </w:r>
      <w:proofErr w:type="spellEnd"/>
      <w:r>
        <w:rPr>
          <w:rFonts w:ascii="Arial" w:hAnsi="Arial" w:cs="Arial"/>
          <w:sz w:val="22"/>
          <w:szCs w:val="22"/>
        </w:rPr>
        <w:t xml:space="preserve"> offline sorter platform. Measures of geometry will be performed according to the procedures outlined in the Aims below.</w:t>
      </w:r>
    </w:p>
    <w:p w14:paraId="3893D1F9" w14:textId="63B2492C" w:rsidR="00675997" w:rsidRDefault="00675997" w:rsidP="00E04450">
      <w:pPr>
        <w:jc w:val="both"/>
        <w:rPr>
          <w:rFonts w:ascii="Arial" w:hAnsi="Arial" w:cs="Arial"/>
          <w:sz w:val="22"/>
          <w:szCs w:val="22"/>
          <w:u w:val="single"/>
        </w:rPr>
      </w:pPr>
    </w:p>
    <w:p w14:paraId="470D1D98" w14:textId="441921E4" w:rsidR="000F2F3E" w:rsidRPr="00DF6FDA" w:rsidRDefault="00E04450" w:rsidP="00DF6FDA">
      <w:pPr>
        <w:jc w:val="both"/>
        <w:rPr>
          <w:rFonts w:ascii="Arial" w:hAnsi="Arial" w:cs="Arial"/>
          <w:i/>
          <w:iCs/>
          <w:sz w:val="22"/>
          <w:szCs w:val="22"/>
          <w:u w:val="single"/>
        </w:rPr>
      </w:pPr>
      <w:r w:rsidRPr="00D97C7A">
        <w:rPr>
          <w:rFonts w:ascii="Arial" w:hAnsi="Arial" w:cs="Arial"/>
          <w:i/>
          <w:iCs/>
          <w:sz w:val="22"/>
          <w:szCs w:val="22"/>
          <w:u w:val="single"/>
        </w:rPr>
        <w:t>Sex as a Biological Variable:</w:t>
      </w:r>
      <w:r w:rsidR="00DF6FDA">
        <w:rPr>
          <w:rFonts w:ascii="Arial" w:hAnsi="Arial"/>
          <w:sz w:val="22"/>
          <w:szCs w:val="22"/>
        </w:rPr>
        <w:t xml:space="preserve"> </w:t>
      </w:r>
      <w:r w:rsidR="000D6D2D">
        <w:rPr>
          <w:rFonts w:ascii="Arial" w:hAnsi="Arial"/>
          <w:sz w:val="22"/>
          <w:szCs w:val="22"/>
        </w:rPr>
        <w:t>In primate electrophysiology studies</w:t>
      </w:r>
      <w:r w:rsidR="000F2F3E" w:rsidRPr="009A2D4B">
        <w:rPr>
          <w:rFonts w:ascii="Arial" w:hAnsi="Arial"/>
          <w:sz w:val="22"/>
          <w:szCs w:val="22"/>
        </w:rPr>
        <w:t xml:space="preserve">, </w:t>
      </w:r>
      <w:ins w:id="221" w:author="Microsoft Office User" w:date="2020-12-08T11:56:00Z">
        <w:r w:rsidR="00F52376">
          <w:rPr>
            <w:rFonts w:ascii="Arial" w:hAnsi="Arial"/>
            <w:sz w:val="22"/>
            <w:szCs w:val="22"/>
          </w:rPr>
          <w:t xml:space="preserve">studies are typically made in 2 experimental subjects, making it impossible to study sex as a biological variable. Moreover, </w:t>
        </w:r>
      </w:ins>
      <w:ins w:id="222" w:author="Microsoft Office User" w:date="2020-12-08T11:57:00Z">
        <w:del w:id="223" w:author="Pensack, Max J." w:date="2020-12-08T15:14:00Z">
          <w:r w:rsidR="00F52376" w:rsidDel="00042D66">
            <w:rPr>
              <w:rFonts w:ascii="Arial" w:hAnsi="Arial"/>
              <w:sz w:val="22"/>
              <w:szCs w:val="22"/>
            </w:rPr>
            <w:delText>m</w:delText>
          </w:r>
        </w:del>
      </w:ins>
      <w:r w:rsidR="000F2F3E" w:rsidRPr="009A2D4B">
        <w:rPr>
          <w:rFonts w:ascii="Arial" w:hAnsi="Arial"/>
          <w:sz w:val="22"/>
          <w:szCs w:val="22"/>
        </w:rPr>
        <w:t>male monkeys are typically employed because they are more readily available for purchase</w:t>
      </w:r>
      <w:r w:rsidR="000D6D2D">
        <w:rPr>
          <w:rFonts w:ascii="Arial" w:hAnsi="Arial"/>
          <w:sz w:val="22"/>
          <w:szCs w:val="22"/>
        </w:rPr>
        <w:t xml:space="preserve">, </w:t>
      </w:r>
      <w:ins w:id="224" w:author="Microsoft Office User" w:date="2020-12-08T11:57:00Z">
        <w:r w:rsidR="00F52376">
          <w:rPr>
            <w:rFonts w:ascii="Arial" w:hAnsi="Arial"/>
            <w:sz w:val="22"/>
            <w:szCs w:val="22"/>
          </w:rPr>
          <w:t xml:space="preserve">with </w:t>
        </w:r>
      </w:ins>
      <w:r w:rsidR="000D6D2D">
        <w:rPr>
          <w:rFonts w:ascii="Arial" w:hAnsi="Arial"/>
          <w:sz w:val="22"/>
          <w:szCs w:val="22"/>
        </w:rPr>
        <w:t xml:space="preserve">females </w:t>
      </w:r>
      <w:del w:id="225" w:author="Microsoft Office User" w:date="2020-12-08T11:57:00Z">
        <w:r w:rsidR="000D6D2D" w:rsidDel="00F52376">
          <w:rPr>
            <w:rFonts w:ascii="Arial" w:hAnsi="Arial"/>
            <w:sz w:val="22"/>
            <w:szCs w:val="22"/>
          </w:rPr>
          <w:delText xml:space="preserve">being </w:delText>
        </w:r>
      </w:del>
      <w:ins w:id="226" w:author="Microsoft Office User" w:date="2020-12-08T11:57:00Z">
        <w:r w:rsidR="00F52376">
          <w:rPr>
            <w:rFonts w:ascii="Arial" w:hAnsi="Arial"/>
            <w:sz w:val="22"/>
            <w:szCs w:val="22"/>
          </w:rPr>
          <w:t xml:space="preserve">often </w:t>
        </w:r>
      </w:ins>
      <w:r w:rsidR="000D6D2D">
        <w:rPr>
          <w:rFonts w:ascii="Arial" w:hAnsi="Arial"/>
          <w:sz w:val="22"/>
          <w:szCs w:val="22"/>
        </w:rPr>
        <w:t>reserved for use in breeding colonies. As such, we currently have no female animals in our lab. Because of these limitations,</w:t>
      </w:r>
      <w:r w:rsidR="000F2F3E" w:rsidRPr="009A2D4B">
        <w:rPr>
          <w:rFonts w:ascii="Arial" w:hAnsi="Arial"/>
          <w:sz w:val="22"/>
          <w:szCs w:val="22"/>
        </w:rPr>
        <w:t xml:space="preserve"> meaningful comparisons of findings across gender </w:t>
      </w:r>
      <w:r w:rsidR="00FC048D">
        <w:rPr>
          <w:rFonts w:ascii="Arial" w:hAnsi="Arial"/>
          <w:sz w:val="22"/>
          <w:szCs w:val="22"/>
        </w:rPr>
        <w:t>will</w:t>
      </w:r>
      <w:r w:rsidR="000F2F3E" w:rsidRPr="009A2D4B">
        <w:rPr>
          <w:rFonts w:ascii="Arial" w:hAnsi="Arial"/>
          <w:sz w:val="22"/>
          <w:szCs w:val="22"/>
        </w:rPr>
        <w:t xml:space="preserve"> not</w:t>
      </w:r>
      <w:r w:rsidR="00FC048D">
        <w:rPr>
          <w:rFonts w:ascii="Arial" w:hAnsi="Arial"/>
          <w:sz w:val="22"/>
          <w:szCs w:val="22"/>
        </w:rPr>
        <w:t xml:space="preserve"> be</w:t>
      </w:r>
      <w:r w:rsidR="000F2F3E" w:rsidRPr="009A2D4B">
        <w:rPr>
          <w:rFonts w:ascii="Arial" w:hAnsi="Arial"/>
          <w:sz w:val="22"/>
          <w:szCs w:val="22"/>
        </w:rPr>
        <w:t xml:space="preserve"> possible</w:t>
      </w:r>
      <w:r w:rsidR="00FC048D">
        <w:rPr>
          <w:rFonts w:ascii="Arial" w:hAnsi="Arial"/>
          <w:sz w:val="22"/>
          <w:szCs w:val="22"/>
        </w:rPr>
        <w:t xml:space="preserve"> in the present study</w:t>
      </w:r>
      <w:r w:rsidR="000F2F3E" w:rsidRPr="009A2D4B">
        <w:rPr>
          <w:rFonts w:ascii="Arial" w:hAnsi="Arial"/>
          <w:sz w:val="22"/>
          <w:szCs w:val="22"/>
        </w:rPr>
        <w:t>.</w:t>
      </w:r>
    </w:p>
    <w:p w14:paraId="412AACFF" w14:textId="4045E284" w:rsidR="00E04450" w:rsidRPr="00E04450" w:rsidRDefault="00E04450" w:rsidP="00E04450">
      <w:pPr>
        <w:jc w:val="both"/>
        <w:rPr>
          <w:rFonts w:ascii="Arial" w:hAnsi="Arial" w:cs="Arial"/>
          <w:b/>
          <w:bCs/>
          <w:sz w:val="22"/>
          <w:szCs w:val="22"/>
        </w:rPr>
      </w:pPr>
    </w:p>
    <w:p w14:paraId="36E9C833" w14:textId="2FCA1EB9" w:rsidR="00F600F6" w:rsidRPr="00230146" w:rsidRDefault="00F600F6" w:rsidP="00025B15">
      <w:pPr>
        <w:jc w:val="both"/>
        <w:rPr>
          <w:rFonts w:ascii="Arial" w:hAnsi="Arial" w:cs="Arial"/>
          <w:b/>
          <w:bCs/>
          <w:sz w:val="22"/>
          <w:szCs w:val="22"/>
          <w:u w:val="single"/>
        </w:rPr>
      </w:pPr>
      <w:r>
        <w:rPr>
          <w:rFonts w:ascii="Arial" w:hAnsi="Arial" w:cs="Arial"/>
          <w:b/>
          <w:bCs/>
          <w:sz w:val="22"/>
          <w:szCs w:val="22"/>
          <w:u w:val="single"/>
        </w:rPr>
        <w:t>Aim 1</w:t>
      </w:r>
      <w:r>
        <w:rPr>
          <w:rFonts w:ascii="Arial" w:hAnsi="Arial" w:cs="Arial"/>
          <w:b/>
          <w:bCs/>
          <w:sz w:val="22"/>
          <w:szCs w:val="22"/>
        </w:rPr>
        <w:t>: To determine if and where shattering-dimensionality (SD) correlates with context-dependent behavioral flexibility.</w:t>
      </w:r>
    </w:p>
    <w:p w14:paraId="400184A5" w14:textId="17860EB4" w:rsidR="000E54E7" w:rsidRDefault="00025B15" w:rsidP="00DF6FDA">
      <w:pPr>
        <w:jc w:val="both"/>
        <w:rPr>
          <w:rFonts w:ascii="Arial" w:hAnsi="Arial" w:cs="Arial"/>
          <w:sz w:val="22"/>
          <w:szCs w:val="22"/>
        </w:rPr>
      </w:pPr>
      <w:r w:rsidRPr="0052401F">
        <w:rPr>
          <w:rFonts w:ascii="Arial" w:hAnsi="Arial" w:cs="Arial"/>
          <w:i/>
          <w:iCs/>
          <w:sz w:val="22"/>
          <w:szCs w:val="22"/>
          <w:u w:val="single"/>
        </w:rPr>
        <w:t>Rationale:</w:t>
      </w:r>
      <w:r w:rsidR="00DF6FDA">
        <w:rPr>
          <w:rFonts w:ascii="Arial" w:hAnsi="Arial" w:cs="Arial"/>
          <w:color w:val="1A1A1A"/>
          <w:sz w:val="22"/>
          <w:szCs w:val="22"/>
        </w:rPr>
        <w:t xml:space="preserve"> </w:t>
      </w:r>
      <w:r w:rsidR="000E54E7" w:rsidRPr="00877CFB">
        <w:rPr>
          <w:rFonts w:ascii="Arial" w:hAnsi="Arial" w:cs="Arial"/>
          <w:color w:val="1A1A1A"/>
          <w:sz w:val="22"/>
          <w:szCs w:val="22"/>
        </w:rPr>
        <w:t>Context-dependent behavior requires keeping track of many variables that describe features of each context. Context-depending behavior should suffer when too few variables are represented.</w:t>
      </w:r>
      <w:r w:rsidR="000E54E7">
        <w:rPr>
          <w:rFonts w:ascii="Arial" w:hAnsi="Arial" w:cs="Arial"/>
          <w:color w:val="1A1A1A"/>
          <w:sz w:val="22"/>
          <w:szCs w:val="22"/>
        </w:rPr>
        <w:t xml:space="preserve"> </w:t>
      </w:r>
      <w:r w:rsidR="00914EAC">
        <w:rPr>
          <w:rFonts w:ascii="Arial" w:hAnsi="Arial" w:cs="Arial"/>
          <w:color w:val="1A1A1A"/>
          <w:sz w:val="22"/>
          <w:szCs w:val="22"/>
        </w:rPr>
        <w:t xml:space="preserve">In this Aim, </w:t>
      </w:r>
      <w:r w:rsidR="000E54E7">
        <w:rPr>
          <w:rFonts w:ascii="Arial" w:hAnsi="Arial" w:cs="Arial"/>
          <w:color w:val="1A1A1A"/>
          <w:sz w:val="22"/>
          <w:szCs w:val="22"/>
        </w:rPr>
        <w:t xml:space="preserve">monkeys </w:t>
      </w:r>
      <w:r w:rsidR="00914EAC">
        <w:rPr>
          <w:rFonts w:ascii="Arial" w:hAnsi="Arial" w:cs="Arial"/>
          <w:color w:val="1A1A1A"/>
          <w:sz w:val="22"/>
          <w:szCs w:val="22"/>
        </w:rPr>
        <w:t>will</w:t>
      </w:r>
      <w:r w:rsidR="000E54E7">
        <w:rPr>
          <w:rFonts w:ascii="Arial" w:hAnsi="Arial" w:cs="Arial"/>
          <w:color w:val="1A1A1A"/>
          <w:sz w:val="22"/>
          <w:szCs w:val="22"/>
        </w:rPr>
        <w:t xml:space="preserve"> perform a task that requires context-dependent behavioral </w:t>
      </w:r>
      <w:r w:rsidR="00675997">
        <w:rPr>
          <w:rFonts w:ascii="Arial" w:hAnsi="Arial" w:cs="Arial"/>
          <w:color w:val="1A1A1A"/>
          <w:sz w:val="22"/>
          <w:szCs w:val="22"/>
        </w:rPr>
        <w:t>flexibility</w:t>
      </w:r>
      <w:r w:rsidR="001463D6">
        <w:rPr>
          <w:rFonts w:ascii="Arial" w:hAnsi="Arial" w:cs="Arial"/>
          <w:color w:val="1A1A1A"/>
          <w:sz w:val="22"/>
          <w:szCs w:val="22"/>
        </w:rPr>
        <w:t>.</w:t>
      </w:r>
      <w:r w:rsidR="00675997">
        <w:rPr>
          <w:rFonts w:ascii="Arial" w:hAnsi="Arial" w:cs="Arial"/>
          <w:color w:val="1A1A1A"/>
          <w:sz w:val="22"/>
          <w:szCs w:val="22"/>
        </w:rPr>
        <w:t xml:space="preserve"> </w:t>
      </w:r>
      <w:r w:rsidR="001463D6">
        <w:rPr>
          <w:rFonts w:ascii="Arial" w:hAnsi="Arial" w:cs="Arial"/>
          <w:color w:val="1A1A1A"/>
          <w:sz w:val="22"/>
          <w:szCs w:val="22"/>
        </w:rPr>
        <w:t xml:space="preserve">I </w:t>
      </w:r>
      <w:r w:rsidR="000E54E7">
        <w:rPr>
          <w:rFonts w:ascii="Arial" w:hAnsi="Arial" w:cs="Arial"/>
          <w:color w:val="1A1A1A"/>
          <w:sz w:val="22"/>
          <w:szCs w:val="22"/>
        </w:rPr>
        <w:t>will analyze the shattering-dimensionality (SD) of neural representations</w:t>
      </w:r>
      <w:r w:rsidR="001463D6">
        <w:rPr>
          <w:rFonts w:ascii="Arial" w:hAnsi="Arial" w:cs="Arial"/>
          <w:color w:val="1A1A1A"/>
          <w:sz w:val="22"/>
          <w:szCs w:val="22"/>
        </w:rPr>
        <w:t xml:space="preserve"> in successful and unsuccessful trials</w:t>
      </w:r>
      <w:r w:rsidR="000E54E7">
        <w:rPr>
          <w:rFonts w:ascii="Arial" w:hAnsi="Arial" w:cs="Arial"/>
          <w:color w:val="1A1A1A"/>
          <w:sz w:val="22"/>
          <w:szCs w:val="22"/>
        </w:rPr>
        <w:t xml:space="preserve"> to assess how geometries </w:t>
      </w:r>
      <w:r w:rsidR="00914EAC">
        <w:rPr>
          <w:rFonts w:ascii="Arial" w:hAnsi="Arial" w:cs="Arial"/>
          <w:color w:val="1A1A1A"/>
          <w:sz w:val="22"/>
          <w:szCs w:val="22"/>
        </w:rPr>
        <w:t>that encode</w:t>
      </w:r>
      <w:r w:rsidR="000E54E7">
        <w:rPr>
          <w:rFonts w:ascii="Arial" w:hAnsi="Arial" w:cs="Arial"/>
          <w:color w:val="1A1A1A"/>
          <w:sz w:val="22"/>
          <w:szCs w:val="22"/>
        </w:rPr>
        <w:t xml:space="preserve"> many variables can support this </w:t>
      </w:r>
      <w:r w:rsidR="001463D6">
        <w:rPr>
          <w:rFonts w:ascii="Arial" w:hAnsi="Arial" w:cs="Arial"/>
          <w:color w:val="1A1A1A"/>
          <w:sz w:val="22"/>
          <w:szCs w:val="22"/>
        </w:rPr>
        <w:t xml:space="preserve">type of </w:t>
      </w:r>
      <w:r w:rsidR="000E54E7">
        <w:rPr>
          <w:rFonts w:ascii="Arial" w:hAnsi="Arial" w:cs="Arial"/>
          <w:color w:val="1A1A1A"/>
          <w:sz w:val="22"/>
          <w:szCs w:val="22"/>
        </w:rPr>
        <w:t>flexibility.</w:t>
      </w:r>
    </w:p>
    <w:p w14:paraId="7E0A3DBF" w14:textId="45C8B204" w:rsidR="00025B15" w:rsidRPr="006C32B1" w:rsidRDefault="00025B15" w:rsidP="00025B15">
      <w:pPr>
        <w:ind w:firstLine="720"/>
        <w:jc w:val="both"/>
        <w:rPr>
          <w:rFonts w:ascii="Arial" w:hAnsi="Arial" w:cs="Arial"/>
          <w:sz w:val="22"/>
          <w:szCs w:val="22"/>
        </w:rPr>
      </w:pPr>
    </w:p>
    <w:p w14:paraId="1CB5718D" w14:textId="45B72EAE" w:rsidR="00834423" w:rsidRPr="00DF6FDA" w:rsidRDefault="00025B15" w:rsidP="00DF6FDA">
      <w:pPr>
        <w:jc w:val="both"/>
        <w:rPr>
          <w:rFonts w:ascii="Arial" w:hAnsi="Arial" w:cs="Arial"/>
          <w:i/>
          <w:iCs/>
          <w:sz w:val="22"/>
          <w:szCs w:val="22"/>
          <w:u w:val="single"/>
        </w:rPr>
      </w:pPr>
      <w:r w:rsidRPr="0052401F">
        <w:rPr>
          <w:rFonts w:ascii="Arial" w:hAnsi="Arial" w:cs="Arial"/>
          <w:i/>
          <w:iCs/>
          <w:sz w:val="22"/>
          <w:szCs w:val="22"/>
          <w:u w:val="single"/>
        </w:rPr>
        <w:t>Experimental Procedures:</w:t>
      </w:r>
      <w:r w:rsidRPr="00D2388E">
        <w:rPr>
          <w:rFonts w:ascii="Arial" w:hAnsi="Arial" w:cs="Arial"/>
          <w:sz w:val="22"/>
          <w:szCs w:val="22"/>
        </w:rPr>
        <w:t xml:space="preserve"> </w:t>
      </w:r>
      <w:r w:rsidR="00834423">
        <w:rPr>
          <w:rFonts w:ascii="Arial" w:hAnsi="Arial" w:cs="Arial"/>
          <w:color w:val="1A1A1A"/>
          <w:sz w:val="22"/>
          <w:szCs w:val="22"/>
        </w:rPr>
        <w:t>Two male rhesus macaque m</w:t>
      </w:r>
      <w:r w:rsidR="000F2F3E">
        <w:rPr>
          <w:rFonts w:ascii="Arial" w:hAnsi="Arial" w:cs="Arial"/>
          <w:color w:val="1A1A1A"/>
          <w:sz w:val="22"/>
          <w:szCs w:val="22"/>
        </w:rPr>
        <w:t>onkeys will</w:t>
      </w:r>
      <w:r w:rsidR="00834423">
        <w:rPr>
          <w:rFonts w:ascii="Arial" w:hAnsi="Arial" w:cs="Arial"/>
          <w:color w:val="1A1A1A"/>
          <w:sz w:val="22"/>
          <w:szCs w:val="22"/>
        </w:rPr>
        <w:t xml:space="preserve"> be trained to</w:t>
      </w:r>
      <w:r w:rsidR="000F2F3E">
        <w:rPr>
          <w:rFonts w:ascii="Arial" w:hAnsi="Arial" w:cs="Arial"/>
          <w:color w:val="1A1A1A"/>
          <w:sz w:val="22"/>
          <w:szCs w:val="22"/>
        </w:rPr>
        <w:t xml:space="preserve"> perform a serial reversal-learning task in which they switch between two contexts, each defined by four experimental conditions. </w:t>
      </w:r>
      <w:r w:rsidR="000F2F3E" w:rsidRPr="00877CFB">
        <w:rPr>
          <w:rFonts w:ascii="Arial" w:hAnsi="Arial" w:cs="Arial"/>
          <w:color w:val="1A1A1A"/>
          <w:sz w:val="22"/>
          <w:szCs w:val="22"/>
        </w:rPr>
        <w:t xml:space="preserve">Each </w:t>
      </w:r>
      <w:r w:rsidR="000F2F3E">
        <w:rPr>
          <w:rFonts w:ascii="Arial" w:hAnsi="Arial" w:cs="Arial"/>
          <w:color w:val="1A1A1A"/>
          <w:sz w:val="22"/>
          <w:szCs w:val="22"/>
        </w:rPr>
        <w:t xml:space="preserve">experimental </w:t>
      </w:r>
      <w:r w:rsidR="000F2F3E" w:rsidRPr="00877CFB">
        <w:rPr>
          <w:rFonts w:ascii="Arial" w:hAnsi="Arial" w:cs="Arial"/>
          <w:color w:val="1A1A1A"/>
          <w:sz w:val="22"/>
          <w:szCs w:val="22"/>
        </w:rPr>
        <w:t xml:space="preserve">condition </w:t>
      </w:r>
      <w:r w:rsidR="000F2F3E">
        <w:rPr>
          <w:rFonts w:ascii="Arial" w:hAnsi="Arial" w:cs="Arial"/>
          <w:color w:val="1A1A1A"/>
          <w:sz w:val="22"/>
          <w:szCs w:val="22"/>
        </w:rPr>
        <w:t>corresponds to a unique,</w:t>
      </w:r>
      <w:r w:rsidR="000F2F3E" w:rsidRPr="00877CFB">
        <w:rPr>
          <w:rFonts w:ascii="Arial" w:hAnsi="Arial" w:cs="Arial"/>
          <w:color w:val="1A1A1A"/>
          <w:sz w:val="22"/>
          <w:szCs w:val="22"/>
        </w:rPr>
        <w:t xml:space="preserve"> </w:t>
      </w:r>
      <w:r w:rsidR="000F2F3E">
        <w:rPr>
          <w:rFonts w:ascii="Arial" w:hAnsi="Arial" w:cs="Arial"/>
          <w:color w:val="1A1A1A"/>
          <w:sz w:val="22"/>
          <w:szCs w:val="22"/>
        </w:rPr>
        <w:t xml:space="preserve">context-dependent </w:t>
      </w:r>
      <w:r w:rsidR="000F2F3E" w:rsidRPr="00877CFB">
        <w:rPr>
          <w:rFonts w:ascii="Arial" w:hAnsi="Arial" w:cs="Arial"/>
          <w:color w:val="1A1A1A"/>
          <w:sz w:val="22"/>
          <w:szCs w:val="22"/>
        </w:rPr>
        <w:t>stimulus-response-outcome (SRO) mapping</w:t>
      </w:r>
      <w:r w:rsidR="000F2F3E">
        <w:rPr>
          <w:rFonts w:ascii="Arial" w:hAnsi="Arial" w:cs="Arial"/>
          <w:color w:val="1A1A1A"/>
          <w:sz w:val="22"/>
          <w:szCs w:val="22"/>
        </w:rPr>
        <w:t xml:space="preserve"> for one of the four visual stimuli used.</w:t>
      </w:r>
      <w:r w:rsidR="00914EAC">
        <w:rPr>
          <w:rFonts w:ascii="Arial" w:hAnsi="Arial" w:cs="Arial"/>
          <w:color w:val="1A1A1A"/>
          <w:sz w:val="22"/>
          <w:szCs w:val="22"/>
        </w:rPr>
        <w:t xml:space="preserve"> </w:t>
      </w:r>
      <w:r w:rsidR="00914EAC" w:rsidRPr="0052401F">
        <w:rPr>
          <w:rFonts w:ascii="Arial" w:hAnsi="Arial" w:cs="Arial"/>
          <w:sz w:val="22"/>
          <w:szCs w:val="22"/>
        </w:rPr>
        <w:t>The visual stimuli will be computer-generated fractal</w:t>
      </w:r>
      <w:r w:rsidR="0094289D">
        <w:rPr>
          <w:rFonts w:ascii="Arial" w:hAnsi="Arial" w:cs="Arial"/>
          <w:sz w:val="22"/>
          <w:szCs w:val="22"/>
        </w:rPr>
        <w:t xml:space="preserve"> images </w:t>
      </w:r>
      <w:r w:rsidR="00914EAC" w:rsidRPr="0052401F">
        <w:rPr>
          <w:rFonts w:ascii="Arial" w:hAnsi="Arial" w:cs="Arial"/>
          <w:sz w:val="22"/>
          <w:szCs w:val="22"/>
        </w:rPr>
        <w:t xml:space="preserve">(A-D), the operant responses will be </w:t>
      </w:r>
      <w:r w:rsidR="00914EAC">
        <w:rPr>
          <w:rFonts w:ascii="Arial" w:hAnsi="Arial" w:cs="Arial"/>
          <w:sz w:val="22"/>
          <w:szCs w:val="22"/>
        </w:rPr>
        <w:t>one of four saccadic eye movements (up, down, left, right)</w:t>
      </w:r>
      <w:r w:rsidR="00914EAC" w:rsidRPr="0052401F">
        <w:rPr>
          <w:rFonts w:ascii="Arial" w:hAnsi="Arial" w:cs="Arial"/>
          <w:sz w:val="22"/>
          <w:szCs w:val="22"/>
        </w:rPr>
        <w:t xml:space="preserve">, and the outcome of successful trials will be either a liquid reward or no reward. </w:t>
      </w:r>
      <w:r w:rsidR="00914EAC">
        <w:rPr>
          <w:rFonts w:ascii="Arial" w:hAnsi="Arial" w:cs="Arial"/>
          <w:color w:val="1A1A1A"/>
          <w:sz w:val="22"/>
          <w:szCs w:val="22"/>
        </w:rPr>
        <w:t>Each of these SRO mappings is shown in Fig. 4a.</w:t>
      </w:r>
      <w:r w:rsidR="00230146">
        <w:rPr>
          <w:rFonts w:ascii="Arial" w:hAnsi="Arial" w:cs="Arial"/>
          <w:color w:val="1A1A1A"/>
          <w:sz w:val="22"/>
          <w:szCs w:val="22"/>
        </w:rPr>
        <w:t xml:space="preserve"> </w:t>
      </w:r>
      <w:r w:rsidR="00230146">
        <w:rPr>
          <w:rFonts w:ascii="Arial" w:hAnsi="Arial" w:cs="Arial"/>
          <w:sz w:val="22"/>
          <w:szCs w:val="22"/>
        </w:rPr>
        <w:t>This design ensures that any given operant response is not preferentially linked to a particular reinforcement outcome, though fractals B and D remain rewarded and unrewarded across both contexts, respectively.</w:t>
      </w:r>
      <w:r w:rsidR="000F2F3E">
        <w:rPr>
          <w:rFonts w:ascii="Arial" w:hAnsi="Arial" w:cs="Arial"/>
          <w:color w:val="1A1A1A"/>
          <w:sz w:val="22"/>
          <w:szCs w:val="22"/>
        </w:rPr>
        <w:t xml:space="preserve"> </w:t>
      </w:r>
      <w:r w:rsidR="00230146">
        <w:rPr>
          <w:rFonts w:ascii="Arial" w:hAnsi="Arial" w:cs="Arial"/>
          <w:color w:val="1A1A1A"/>
          <w:sz w:val="22"/>
          <w:szCs w:val="22"/>
        </w:rPr>
        <w:t xml:space="preserve">Fig. 4b shows the trial structure. Animals maintain central fixation for 500 ms, followed by stimulus presentation for 300 ms. </w:t>
      </w:r>
      <w:r w:rsidR="000F2F3E">
        <w:rPr>
          <w:rFonts w:ascii="Arial" w:hAnsi="Arial" w:cs="Arial"/>
          <w:color w:val="1A1A1A"/>
          <w:sz w:val="22"/>
          <w:szCs w:val="22"/>
        </w:rPr>
        <w:t>O</w:t>
      </w:r>
      <w:r w:rsidR="000F2F3E" w:rsidRPr="00877CFB">
        <w:rPr>
          <w:rFonts w:ascii="Arial" w:hAnsi="Arial" w:cs="Arial"/>
          <w:color w:val="1A1A1A"/>
          <w:sz w:val="22"/>
          <w:szCs w:val="22"/>
        </w:rPr>
        <w:t>n the first 8 trials of each block</w:t>
      </w:r>
      <w:r w:rsidR="000F2F3E">
        <w:rPr>
          <w:rFonts w:ascii="Arial" w:hAnsi="Arial" w:cs="Arial"/>
          <w:color w:val="1A1A1A"/>
          <w:sz w:val="22"/>
          <w:szCs w:val="22"/>
        </w:rPr>
        <w:t xml:space="preserve">, contextual cues </w:t>
      </w:r>
      <w:r w:rsidR="0094289D">
        <w:rPr>
          <w:rFonts w:ascii="Arial" w:hAnsi="Arial" w:cs="Arial"/>
          <w:color w:val="1A1A1A"/>
          <w:sz w:val="22"/>
          <w:szCs w:val="22"/>
        </w:rPr>
        <w:t xml:space="preserve">(also fractal images) </w:t>
      </w:r>
      <w:r w:rsidR="000F2F3E">
        <w:rPr>
          <w:rFonts w:ascii="Arial" w:hAnsi="Arial" w:cs="Arial"/>
          <w:color w:val="1A1A1A"/>
          <w:sz w:val="22"/>
          <w:szCs w:val="22"/>
        </w:rPr>
        <w:t>will</w:t>
      </w:r>
      <w:r w:rsidR="000F2F3E" w:rsidRPr="00877CFB">
        <w:rPr>
          <w:rFonts w:ascii="Arial" w:hAnsi="Arial" w:cs="Arial"/>
          <w:color w:val="1A1A1A"/>
          <w:sz w:val="22"/>
          <w:szCs w:val="22"/>
        </w:rPr>
        <w:t xml:space="preserve"> appear</w:t>
      </w:r>
      <w:r w:rsidR="000F2F3E">
        <w:rPr>
          <w:rFonts w:ascii="Arial" w:hAnsi="Arial" w:cs="Arial"/>
          <w:color w:val="1A1A1A"/>
          <w:sz w:val="22"/>
          <w:szCs w:val="22"/>
        </w:rPr>
        <w:t xml:space="preserve"> </w:t>
      </w:r>
      <w:r w:rsidR="000C077C">
        <w:rPr>
          <w:rFonts w:ascii="Arial" w:hAnsi="Arial" w:cs="Arial"/>
          <w:color w:val="1A1A1A"/>
          <w:sz w:val="22"/>
          <w:szCs w:val="22"/>
        </w:rPr>
        <w:t>for 300 ms following</w:t>
      </w:r>
      <w:r w:rsidR="000F2F3E">
        <w:rPr>
          <w:rFonts w:ascii="Arial" w:hAnsi="Arial" w:cs="Arial"/>
          <w:color w:val="1A1A1A"/>
          <w:sz w:val="22"/>
          <w:szCs w:val="22"/>
        </w:rPr>
        <w:t xml:space="preserve"> </w:t>
      </w:r>
      <w:r w:rsidR="000C077C">
        <w:rPr>
          <w:rFonts w:ascii="Arial" w:hAnsi="Arial" w:cs="Arial"/>
          <w:color w:val="1A1A1A"/>
          <w:sz w:val="22"/>
          <w:szCs w:val="22"/>
        </w:rPr>
        <w:t>a</w:t>
      </w:r>
      <w:r w:rsidR="000F2F3E">
        <w:rPr>
          <w:rFonts w:ascii="Arial" w:hAnsi="Arial" w:cs="Arial"/>
          <w:color w:val="1A1A1A"/>
          <w:sz w:val="22"/>
          <w:szCs w:val="22"/>
        </w:rPr>
        <w:t xml:space="preserve"> delay period</w:t>
      </w:r>
      <w:r w:rsidR="00230146">
        <w:rPr>
          <w:rFonts w:ascii="Arial" w:hAnsi="Arial" w:cs="Arial"/>
          <w:color w:val="1A1A1A"/>
          <w:sz w:val="22"/>
          <w:szCs w:val="22"/>
        </w:rPr>
        <w:t xml:space="preserve"> of 1000 ms</w:t>
      </w:r>
      <w:r w:rsidR="000F2F3E" w:rsidRPr="00877CFB">
        <w:rPr>
          <w:rFonts w:ascii="Arial" w:hAnsi="Arial" w:cs="Arial"/>
          <w:color w:val="1A1A1A"/>
          <w:sz w:val="22"/>
          <w:szCs w:val="22"/>
        </w:rPr>
        <w:t>.</w:t>
      </w:r>
      <w:r w:rsidR="000F2F3E">
        <w:rPr>
          <w:rFonts w:ascii="Arial" w:hAnsi="Arial" w:cs="Arial"/>
          <w:color w:val="1A1A1A"/>
          <w:sz w:val="22"/>
          <w:szCs w:val="22"/>
        </w:rPr>
        <w:t xml:space="preserve"> </w:t>
      </w:r>
      <w:r w:rsidR="000C077C">
        <w:rPr>
          <w:rFonts w:ascii="Arial" w:hAnsi="Arial" w:cs="Arial"/>
          <w:color w:val="1A1A1A"/>
          <w:sz w:val="22"/>
          <w:szCs w:val="22"/>
        </w:rPr>
        <w:t xml:space="preserve">For the subsequent trials in a block, no contextual cue will appear. Saccade targets will appear during a second delay period of 1000 ms, and the </w:t>
      </w:r>
      <w:r w:rsidR="00FD4FB7">
        <w:rPr>
          <w:rFonts w:ascii="Arial" w:hAnsi="Arial" w:cs="Arial"/>
          <w:color w:val="1A1A1A"/>
          <w:sz w:val="22"/>
          <w:szCs w:val="22"/>
        </w:rPr>
        <w:t>removal of the central fixation point will signal the animal to respond</w:t>
      </w:r>
      <w:r w:rsidR="000C077C">
        <w:rPr>
          <w:rFonts w:ascii="Arial" w:hAnsi="Arial" w:cs="Arial"/>
          <w:color w:val="1A1A1A"/>
          <w:sz w:val="22"/>
          <w:szCs w:val="22"/>
        </w:rPr>
        <w:t>.</w:t>
      </w:r>
      <w:r w:rsidR="00834423">
        <w:rPr>
          <w:rFonts w:ascii="Arial" w:hAnsi="Arial" w:cs="Arial"/>
          <w:color w:val="1A1A1A"/>
          <w:sz w:val="22"/>
          <w:szCs w:val="22"/>
        </w:rPr>
        <w:t xml:space="preserve"> Correct responses will be followed by a liquid reward, depending on the SRO mapping for the experimental condition.</w:t>
      </w:r>
    </w:p>
    <w:p w14:paraId="38E65586" w14:textId="79D9C5D6" w:rsidR="001A4951" w:rsidRPr="00D1096D" w:rsidRDefault="000F2F3E" w:rsidP="00230146">
      <w:pPr>
        <w:ind w:firstLine="720"/>
        <w:jc w:val="both"/>
        <w:rPr>
          <w:rFonts w:ascii="Arial" w:hAnsi="Arial" w:cs="Arial"/>
          <w:sz w:val="22"/>
          <w:szCs w:val="22"/>
        </w:rPr>
      </w:pPr>
      <w:r w:rsidRPr="00877CFB">
        <w:rPr>
          <w:rFonts w:ascii="Arial" w:hAnsi="Arial" w:cs="Arial"/>
          <w:color w:val="1A1A1A"/>
          <w:sz w:val="22"/>
          <w:szCs w:val="22"/>
        </w:rPr>
        <w:t xml:space="preserve">Animals will perform many trials in one context before being presented with a </w:t>
      </w:r>
      <w:r>
        <w:rPr>
          <w:rFonts w:ascii="Arial" w:hAnsi="Arial" w:cs="Arial"/>
          <w:color w:val="1A1A1A"/>
          <w:sz w:val="22"/>
          <w:szCs w:val="22"/>
        </w:rPr>
        <w:t xml:space="preserve">switch </w:t>
      </w:r>
      <w:r w:rsidRPr="00877CFB">
        <w:rPr>
          <w:rFonts w:ascii="Arial" w:hAnsi="Arial" w:cs="Arial"/>
          <w:color w:val="1A1A1A"/>
          <w:sz w:val="22"/>
          <w:szCs w:val="22"/>
        </w:rPr>
        <w:t>cue</w:t>
      </w:r>
      <w:r>
        <w:rPr>
          <w:rFonts w:ascii="Arial" w:hAnsi="Arial" w:cs="Arial"/>
          <w:color w:val="1A1A1A"/>
          <w:sz w:val="22"/>
          <w:szCs w:val="22"/>
        </w:rPr>
        <w:t>,</w:t>
      </w:r>
      <w:r w:rsidRPr="00877CFB">
        <w:rPr>
          <w:rFonts w:ascii="Arial" w:hAnsi="Arial" w:cs="Arial"/>
          <w:color w:val="1A1A1A"/>
          <w:sz w:val="22"/>
          <w:szCs w:val="22"/>
        </w:rPr>
        <w:t xml:space="preserve"> signaling 50% probability of a context switch on the next trial.</w:t>
      </w:r>
      <w:r w:rsidR="000C077C">
        <w:rPr>
          <w:rFonts w:ascii="Arial" w:hAnsi="Arial" w:cs="Arial"/>
          <w:color w:val="1A1A1A"/>
          <w:sz w:val="22"/>
          <w:szCs w:val="22"/>
        </w:rPr>
        <w:t xml:space="preserve"> </w:t>
      </w:r>
      <w:r w:rsidR="00834423">
        <w:rPr>
          <w:rFonts w:ascii="Arial" w:hAnsi="Arial" w:cs="Arial"/>
          <w:color w:val="1A1A1A"/>
          <w:sz w:val="22"/>
          <w:szCs w:val="22"/>
        </w:rPr>
        <w:t xml:space="preserve">In the following trial, context will be maximally uncertain, and </w:t>
      </w:r>
      <w:r w:rsidR="00834423">
        <w:rPr>
          <w:rFonts w:ascii="Arial" w:hAnsi="Arial" w:cs="Arial"/>
          <w:color w:val="1A1A1A"/>
          <w:sz w:val="22"/>
          <w:szCs w:val="22"/>
        </w:rPr>
        <w:lastRenderedPageBreak/>
        <w:t>animals will need to wait for the contextual cue to know the correct response and outcome.</w:t>
      </w:r>
      <w:r w:rsidR="00E454C9">
        <w:rPr>
          <w:rFonts w:ascii="Arial" w:hAnsi="Arial" w:cs="Arial"/>
          <w:color w:val="1A1A1A"/>
          <w:sz w:val="22"/>
          <w:szCs w:val="22"/>
        </w:rPr>
        <w:t xml:space="preserve"> </w:t>
      </w:r>
      <w:ins w:id="227" w:author="Microsoft Office User" w:date="2020-12-08T11:59:00Z">
        <w:r w:rsidR="00F52376">
          <w:rPr>
            <w:rFonts w:ascii="Arial" w:hAnsi="Arial" w:cs="Arial"/>
            <w:color w:val="1A1A1A"/>
            <w:sz w:val="22"/>
            <w:szCs w:val="22"/>
          </w:rPr>
          <w:t>Thus</w:t>
        </w:r>
      </w:ins>
      <w:ins w:id="228" w:author="Pensack, Max J." w:date="2020-12-08T15:14:00Z">
        <w:r w:rsidR="00A57F68">
          <w:rPr>
            <w:rFonts w:ascii="Arial" w:hAnsi="Arial" w:cs="Arial"/>
            <w:color w:val="1A1A1A"/>
            <w:sz w:val="22"/>
            <w:szCs w:val="22"/>
          </w:rPr>
          <w:t>,</w:t>
        </w:r>
      </w:ins>
      <w:ins w:id="229" w:author="Microsoft Office User" w:date="2020-12-08T11:59:00Z">
        <w:r w:rsidR="00F52376">
          <w:rPr>
            <w:rFonts w:ascii="Arial" w:hAnsi="Arial" w:cs="Arial"/>
            <w:color w:val="1A1A1A"/>
            <w:sz w:val="22"/>
            <w:szCs w:val="22"/>
          </w:rPr>
          <w:t xml:space="preserve"> the task demands that the monkeys represent all possible 8 expe</w:t>
        </w:r>
      </w:ins>
      <w:ins w:id="230" w:author="Microsoft Office User" w:date="2020-12-08T12:00:00Z">
        <w:r w:rsidR="00F52376">
          <w:rPr>
            <w:rFonts w:ascii="Arial" w:hAnsi="Arial" w:cs="Arial"/>
            <w:color w:val="1A1A1A"/>
            <w:sz w:val="22"/>
            <w:szCs w:val="22"/>
          </w:rPr>
          <w:t xml:space="preserve">rimental conditions (SRO mappings) in a distinct manner pending being informed </w:t>
        </w:r>
        <w:del w:id="231" w:author="Pensack, Max J." w:date="2020-12-08T15:16:00Z">
          <w:r w:rsidR="00F52376" w:rsidDel="00A57F68">
            <w:rPr>
              <w:rFonts w:ascii="Arial" w:hAnsi="Arial" w:cs="Arial"/>
              <w:color w:val="1A1A1A"/>
              <w:sz w:val="22"/>
              <w:szCs w:val="22"/>
            </w:rPr>
            <w:delText>as to</w:delText>
          </w:r>
        </w:del>
      </w:ins>
      <w:ins w:id="232" w:author="Pensack, Max J." w:date="2020-12-08T15:16:00Z">
        <w:r w:rsidR="00A57F68">
          <w:rPr>
            <w:rFonts w:ascii="Arial" w:hAnsi="Arial" w:cs="Arial"/>
            <w:color w:val="1A1A1A"/>
            <w:sz w:val="22"/>
            <w:szCs w:val="22"/>
          </w:rPr>
          <w:t>of</w:t>
        </w:r>
      </w:ins>
      <w:ins w:id="233" w:author="Microsoft Office User" w:date="2020-12-08T12:00:00Z">
        <w:r w:rsidR="00F52376">
          <w:rPr>
            <w:rFonts w:ascii="Arial" w:hAnsi="Arial" w:cs="Arial"/>
            <w:color w:val="1A1A1A"/>
            <w:sz w:val="22"/>
            <w:szCs w:val="22"/>
          </w:rPr>
          <w:t xml:space="preserve"> the context. Only then can the monkey determine the correct response by knowing the stimulus and the context and the associated contingen</w:t>
        </w:r>
      </w:ins>
      <w:ins w:id="234" w:author="Microsoft Office User" w:date="2020-12-08T12:01:00Z">
        <w:r w:rsidR="00F52376">
          <w:rPr>
            <w:rFonts w:ascii="Arial" w:hAnsi="Arial" w:cs="Arial"/>
            <w:color w:val="1A1A1A"/>
            <w:sz w:val="22"/>
            <w:szCs w:val="22"/>
          </w:rPr>
          <w:t xml:space="preserve">cies. </w:t>
        </w:r>
      </w:ins>
      <w:r w:rsidR="00E454C9">
        <w:rPr>
          <w:rFonts w:ascii="Arial" w:hAnsi="Arial" w:cs="Arial"/>
          <w:color w:val="1A1A1A"/>
          <w:sz w:val="22"/>
          <w:szCs w:val="22"/>
        </w:rPr>
        <w:t xml:space="preserve">On trials in which </w:t>
      </w:r>
      <w:r w:rsidR="007C1C11">
        <w:rPr>
          <w:rFonts w:ascii="Arial" w:hAnsi="Arial" w:cs="Arial"/>
          <w:noProof/>
          <w:sz w:val="22"/>
          <w:szCs w:val="22"/>
        </w:rPr>
        <w:drawing>
          <wp:anchor distT="0" distB="0" distL="114300" distR="114300" simplePos="0" relativeHeight="251662336" behindDoc="0" locked="0" layoutInCell="1" allowOverlap="1" wp14:anchorId="695E9506" wp14:editId="4554BCCA">
            <wp:simplePos x="0" y="0"/>
            <wp:positionH relativeFrom="margin">
              <wp:align>right</wp:align>
            </wp:positionH>
            <wp:positionV relativeFrom="margin">
              <wp:align>top</wp:align>
            </wp:positionV>
            <wp:extent cx="4114800" cy="5086790"/>
            <wp:effectExtent l="0" t="0" r="0" b="635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b="3030"/>
                    <a:stretch/>
                  </pic:blipFill>
                  <pic:spPr bwMode="auto">
                    <a:xfrm>
                      <a:off x="0" y="0"/>
                      <a:ext cx="4114800" cy="508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4C9">
        <w:rPr>
          <w:rFonts w:ascii="Arial" w:hAnsi="Arial" w:cs="Arial"/>
          <w:color w:val="1A1A1A"/>
          <w:sz w:val="22"/>
          <w:szCs w:val="22"/>
        </w:rPr>
        <w:t xml:space="preserve">context does not </w:t>
      </w:r>
      <w:proofErr w:type="gramStart"/>
      <w:r w:rsidR="00E454C9">
        <w:rPr>
          <w:rFonts w:ascii="Arial" w:hAnsi="Arial" w:cs="Arial"/>
          <w:color w:val="1A1A1A"/>
          <w:sz w:val="22"/>
          <w:szCs w:val="22"/>
        </w:rPr>
        <w:t>change,</w:t>
      </w:r>
      <w:proofErr w:type="gramEnd"/>
      <w:r w:rsidR="00E454C9">
        <w:rPr>
          <w:rFonts w:ascii="Arial" w:hAnsi="Arial" w:cs="Arial"/>
          <w:color w:val="1A1A1A"/>
          <w:sz w:val="22"/>
          <w:szCs w:val="22"/>
        </w:rPr>
        <w:t xml:space="preserve"> monkeys will be presented with another switch-cue trial until they enter a new context. This block structure is shown in Fig. 4c.</w:t>
      </w:r>
      <w:r w:rsidR="00FA5C43">
        <w:rPr>
          <w:rFonts w:ascii="Arial" w:hAnsi="Arial" w:cs="Arial"/>
          <w:color w:val="1A1A1A"/>
          <w:sz w:val="22"/>
          <w:szCs w:val="22"/>
        </w:rPr>
        <w:t xml:space="preserve"> </w:t>
      </w:r>
      <w:r w:rsidR="00FA5C43">
        <w:rPr>
          <w:rFonts w:ascii="Arial" w:hAnsi="Arial" w:cs="Arial"/>
          <w:sz w:val="22"/>
          <w:szCs w:val="22"/>
        </w:rPr>
        <w:t>To keep animals engaged, the base set of visual stimuli (A-D) will be replaced after several days of consistently high performance.</w:t>
      </w:r>
      <w:r w:rsidR="00FA5C43" w:rsidRPr="00D2388E">
        <w:rPr>
          <w:rFonts w:ascii="Arial" w:hAnsi="Arial" w:cs="Arial"/>
          <w:sz w:val="22"/>
          <w:szCs w:val="22"/>
        </w:rPr>
        <w:t xml:space="preserve"> </w:t>
      </w:r>
      <w:r w:rsidR="00FA5C43" w:rsidRPr="0052401F">
        <w:rPr>
          <w:rFonts w:ascii="Arial" w:hAnsi="Arial" w:cs="Arial"/>
          <w:sz w:val="22"/>
          <w:szCs w:val="22"/>
        </w:rPr>
        <w:t>While animals perform the task, several behavioral measures will be recorded, including anticipatory licking behavior, and</w:t>
      </w:r>
      <w:r w:rsidR="00FA5C43">
        <w:rPr>
          <w:rFonts w:ascii="Arial" w:hAnsi="Arial" w:cs="Arial"/>
          <w:sz w:val="22"/>
          <w:szCs w:val="22"/>
        </w:rPr>
        <w:t xml:space="preserve"> </w:t>
      </w:r>
      <w:r w:rsidR="00FA5C43" w:rsidRPr="0052401F">
        <w:rPr>
          <w:rFonts w:ascii="Arial" w:hAnsi="Arial" w:cs="Arial"/>
          <w:sz w:val="22"/>
          <w:szCs w:val="22"/>
        </w:rPr>
        <w:t>continuous eye-movement tracking</w:t>
      </w:r>
      <w:r w:rsidR="00FA5C43">
        <w:rPr>
          <w:rFonts w:ascii="Arial" w:hAnsi="Arial" w:cs="Arial"/>
          <w:sz w:val="22"/>
          <w:szCs w:val="22"/>
        </w:rPr>
        <w:t xml:space="preserve"> and pupillometry</w:t>
      </w:r>
      <w:r w:rsidR="00FA5C43" w:rsidRPr="0052401F">
        <w:rPr>
          <w:rFonts w:ascii="Arial" w:hAnsi="Arial" w:cs="Arial"/>
          <w:sz w:val="22"/>
          <w:szCs w:val="22"/>
        </w:rPr>
        <w:t xml:space="preserve">. </w:t>
      </w:r>
      <w:r w:rsidR="00FA5C43">
        <w:rPr>
          <w:rFonts w:ascii="Arial" w:hAnsi="Arial" w:cs="Arial"/>
          <w:sz w:val="22"/>
          <w:szCs w:val="22"/>
        </w:rPr>
        <w:t>A</w:t>
      </w:r>
      <w:r w:rsidR="00FA5C43" w:rsidRPr="0052401F">
        <w:rPr>
          <w:rFonts w:ascii="Arial" w:hAnsi="Arial" w:cs="Arial"/>
          <w:sz w:val="22"/>
          <w:szCs w:val="22"/>
        </w:rPr>
        <w:t>nticipatory licking will be recorded with a custom-buil</w:t>
      </w:r>
      <w:r w:rsidR="00FA5C43">
        <w:rPr>
          <w:rFonts w:ascii="Arial" w:hAnsi="Arial" w:cs="Arial"/>
          <w:sz w:val="22"/>
          <w:szCs w:val="22"/>
        </w:rPr>
        <w:t>t</w:t>
      </w:r>
      <w:r w:rsidR="00FA5C43" w:rsidRPr="0052401F">
        <w:rPr>
          <w:rFonts w:ascii="Arial" w:hAnsi="Arial" w:cs="Arial"/>
          <w:sz w:val="22"/>
          <w:szCs w:val="22"/>
        </w:rPr>
        <w:t xml:space="preserve"> apparatus. Eye movements</w:t>
      </w:r>
      <w:r w:rsidR="00FE7DBF">
        <w:rPr>
          <w:rFonts w:ascii="Arial" w:hAnsi="Arial" w:cs="Arial"/>
          <w:sz w:val="22"/>
          <w:szCs w:val="22"/>
        </w:rPr>
        <w:t xml:space="preserve"> and pupillometry</w:t>
      </w:r>
      <w:r w:rsidR="00FA5C43" w:rsidRPr="0052401F">
        <w:rPr>
          <w:rFonts w:ascii="Arial" w:hAnsi="Arial" w:cs="Arial"/>
          <w:sz w:val="22"/>
          <w:szCs w:val="22"/>
        </w:rPr>
        <w:t xml:space="preserve"> will be recorded with commercial equipment from SR Systems (</w:t>
      </w:r>
      <w:proofErr w:type="spellStart"/>
      <w:r w:rsidR="00FA5C43" w:rsidRPr="0052401F">
        <w:rPr>
          <w:rFonts w:ascii="Arial" w:hAnsi="Arial" w:cs="Arial"/>
          <w:sz w:val="22"/>
          <w:szCs w:val="22"/>
        </w:rPr>
        <w:t>EyeLink</w:t>
      </w:r>
      <w:proofErr w:type="spellEnd"/>
      <w:r w:rsidR="00FA5C43" w:rsidRPr="0052401F">
        <w:rPr>
          <w:rFonts w:ascii="Arial" w:hAnsi="Arial" w:cs="Arial"/>
          <w:sz w:val="22"/>
          <w:szCs w:val="22"/>
        </w:rPr>
        <w:t>).</w:t>
      </w:r>
    </w:p>
    <w:p w14:paraId="710C0753" w14:textId="6B62D5AC" w:rsidR="00215EA6" w:rsidRDefault="00215EA6" w:rsidP="00025B15">
      <w:pPr>
        <w:jc w:val="both"/>
        <w:rPr>
          <w:rFonts w:ascii="Arial" w:hAnsi="Arial" w:cs="Arial"/>
          <w:i/>
          <w:iCs/>
          <w:sz w:val="22"/>
          <w:szCs w:val="22"/>
          <w:u w:val="single"/>
        </w:rPr>
      </w:pPr>
    </w:p>
    <w:p w14:paraId="0216EFC0" w14:textId="450DD4FD" w:rsidR="00834423" w:rsidRPr="00DF6FDA" w:rsidRDefault="00D205D1" w:rsidP="00FA5C43">
      <w:pPr>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3360" behindDoc="0" locked="0" layoutInCell="1" allowOverlap="1" wp14:anchorId="036B89B6" wp14:editId="635560B9">
                <wp:simplePos x="0" y="0"/>
                <wp:positionH relativeFrom="margin">
                  <wp:posOffset>2746284</wp:posOffset>
                </wp:positionH>
                <wp:positionV relativeFrom="margin">
                  <wp:posOffset>5087983</wp:posOffset>
                </wp:positionV>
                <wp:extent cx="4114800" cy="798830"/>
                <wp:effectExtent l="0" t="0" r="0" b="1270"/>
                <wp:wrapSquare wrapText="bothSides"/>
                <wp:docPr id="13" name="Text Box 13"/>
                <wp:cNvGraphicFramePr/>
                <a:graphic xmlns:a="http://schemas.openxmlformats.org/drawingml/2006/main">
                  <a:graphicData uri="http://schemas.microsoft.com/office/word/2010/wordprocessingShape">
                    <wps:wsp>
                      <wps:cNvSpPr txBox="1"/>
                      <wps:spPr>
                        <a:xfrm>
                          <a:off x="0" y="0"/>
                          <a:ext cx="4114800" cy="798830"/>
                        </a:xfrm>
                        <a:prstGeom prst="rect">
                          <a:avLst/>
                        </a:prstGeom>
                        <a:solidFill>
                          <a:schemeClr val="lt1"/>
                        </a:solidFill>
                        <a:ln w="6350">
                          <a:noFill/>
                        </a:ln>
                      </wps:spPr>
                      <wps:txbx>
                        <w:txbxContent>
                          <w:p w14:paraId="0C2F9673" w14:textId="7BB5D297" w:rsidR="00E360DD" w:rsidRPr="006463E0" w:rsidRDefault="00E360DD" w:rsidP="008A19E0">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 xml:space="preserve">Fig. </w:t>
                            </w:r>
                            <w:r>
                              <w:rPr>
                                <w:rFonts w:ascii="Arial" w:hAnsi="Arial" w:cs="Arial"/>
                                <w:b/>
                                <w:bCs/>
                                <w:i w:val="0"/>
                                <w:iCs w:val="0"/>
                                <w:color w:val="000000" w:themeColor="text1"/>
                                <w:sz w:val="16"/>
                                <w:szCs w:val="16"/>
                              </w:rPr>
                              <w:t>4</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Overall task design</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Pr>
                                <w:rFonts w:ascii="Arial" w:hAnsi="Arial" w:cs="Arial"/>
                                <w:i w:val="0"/>
                                <w:iCs w:val="0"/>
                                <w:color w:val="000000" w:themeColor="text1"/>
                                <w:sz w:val="16"/>
                                <w:szCs w:val="16"/>
                              </w:rPr>
                              <w:t xml:space="preserve">(a) </w:t>
                            </w:r>
                            <w:proofErr w:type="gramStart"/>
                            <w:r>
                              <w:rPr>
                                <w:rFonts w:ascii="Arial" w:hAnsi="Arial" w:cs="Arial"/>
                                <w:i w:val="0"/>
                                <w:iCs w:val="0"/>
                                <w:color w:val="000000" w:themeColor="text1"/>
                                <w:sz w:val="16"/>
                                <w:szCs w:val="16"/>
                              </w:rPr>
                              <w:t>8 experimental conditions,</w:t>
                            </w:r>
                            <w:proofErr w:type="gramEnd"/>
                            <w:r>
                              <w:rPr>
                                <w:rFonts w:ascii="Arial" w:hAnsi="Arial" w:cs="Arial"/>
                                <w:i w:val="0"/>
                                <w:iCs w:val="0"/>
                                <w:color w:val="000000" w:themeColor="text1"/>
                                <w:sz w:val="16"/>
                                <w:szCs w:val="16"/>
                              </w:rPr>
                              <w:t xml:space="preserve"> defined by four unique stimulus-response-outcome (SRO) mappings across two contexts. (b) Trial structure. Neural activity will be analyzed in the first delay period, following stimulus presentation. The inset shows cues that could appear in context 1 following the first delay period: a contextual cue on the first 8 trials in a block, no cue on subsequent trials, or a switch cue at the end of a block. (c) Block structure, showing transitions between contexts.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6B89B6" id="Text Box 13" o:spid="_x0000_s1029" type="#_x0000_t202" style="position:absolute;left:0;text-align:left;margin-left:216.25pt;margin-top:400.65pt;width:324pt;height:62.9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" fillcolor="white [3201]" stroked="f" strokeweight=".5pt">
                <v:textbox>
                  <w:txbxContent>
                    <w:p w14:paraId="0C2F9673" w14:textId="7BB5D297" w:rsidR="00E360DD" w:rsidRPr="006463E0" w:rsidRDefault="00E360DD" w:rsidP="008A19E0">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 xml:space="preserve">Fig. </w:t>
                      </w:r>
                      <w:r>
                        <w:rPr>
                          <w:rFonts w:ascii="Arial" w:hAnsi="Arial" w:cs="Arial"/>
                          <w:b/>
                          <w:bCs/>
                          <w:i w:val="0"/>
                          <w:iCs w:val="0"/>
                          <w:color w:val="000000" w:themeColor="text1"/>
                          <w:sz w:val="16"/>
                          <w:szCs w:val="16"/>
                        </w:rPr>
                        <w:t>4</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Overall task design</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Pr>
                          <w:rFonts w:ascii="Arial" w:hAnsi="Arial" w:cs="Arial"/>
                          <w:i w:val="0"/>
                          <w:iCs w:val="0"/>
                          <w:color w:val="000000" w:themeColor="text1"/>
                          <w:sz w:val="16"/>
                          <w:szCs w:val="16"/>
                        </w:rPr>
                        <w:t xml:space="preserve">(a) </w:t>
                      </w:r>
                      <w:proofErr w:type="gramStart"/>
                      <w:r>
                        <w:rPr>
                          <w:rFonts w:ascii="Arial" w:hAnsi="Arial" w:cs="Arial"/>
                          <w:i w:val="0"/>
                          <w:iCs w:val="0"/>
                          <w:color w:val="000000" w:themeColor="text1"/>
                          <w:sz w:val="16"/>
                          <w:szCs w:val="16"/>
                        </w:rPr>
                        <w:t>8 experimental conditions,</w:t>
                      </w:r>
                      <w:proofErr w:type="gramEnd"/>
                      <w:r>
                        <w:rPr>
                          <w:rFonts w:ascii="Arial" w:hAnsi="Arial" w:cs="Arial"/>
                          <w:i w:val="0"/>
                          <w:iCs w:val="0"/>
                          <w:color w:val="000000" w:themeColor="text1"/>
                          <w:sz w:val="16"/>
                          <w:szCs w:val="16"/>
                        </w:rPr>
                        <w:t xml:space="preserve"> defined by four unique stimulus-response-outcome (SRO) mappings across two contexts. (b) Trial structure. Neural activity will be analyzed in the first delay period, following stimulus presentation. The inset shows cues that could appear in context 1 following the first delay period: a contextual cue on the first 8 trials in a block, no cue on subsequent trials, or a switch cue at the end of a block. (c) Block structure, showing transitions between contexts.</w:t>
                      </w:r>
                    </w:p>
                  </w:txbxContent>
                </v:textbox>
                <w10:wrap type="square" anchorx="margin" anchory="margin"/>
              </v:shape>
            </w:pict>
          </mc:Fallback>
        </mc:AlternateContent>
      </w:r>
      <w:r w:rsidR="00025B15" w:rsidRPr="00FA5C43">
        <w:rPr>
          <w:rFonts w:ascii="Arial" w:hAnsi="Arial" w:cs="Arial"/>
          <w:i/>
          <w:iCs/>
          <w:sz w:val="22"/>
          <w:szCs w:val="22"/>
          <w:u w:val="single"/>
        </w:rPr>
        <w:t>Preliminary Studies:</w:t>
      </w:r>
      <w:r w:rsidR="00DF6FDA">
        <w:rPr>
          <w:rFonts w:ascii="Arial" w:hAnsi="Arial" w:cs="Arial"/>
          <w:sz w:val="22"/>
          <w:szCs w:val="22"/>
        </w:rPr>
        <w:t xml:space="preserve"> </w:t>
      </w:r>
      <w:r w:rsidR="00834423" w:rsidRPr="00FA5C43">
        <w:rPr>
          <w:rFonts w:ascii="Arial" w:hAnsi="Arial" w:cs="Arial"/>
          <w:sz w:val="22"/>
          <w:szCs w:val="22"/>
        </w:rPr>
        <w:t xml:space="preserve">This task combines features of tasks </w:t>
      </w:r>
      <w:r w:rsidR="00F23F6B" w:rsidRPr="00FA5C43">
        <w:rPr>
          <w:rFonts w:ascii="Arial" w:hAnsi="Arial" w:cs="Arial"/>
          <w:sz w:val="22"/>
          <w:szCs w:val="22"/>
        </w:rPr>
        <w:t>previously</w:t>
      </w:r>
      <w:r w:rsidR="00834423" w:rsidRPr="00FA5C43">
        <w:rPr>
          <w:rFonts w:ascii="Arial" w:hAnsi="Arial" w:cs="Arial"/>
          <w:sz w:val="22"/>
          <w:szCs w:val="22"/>
        </w:rPr>
        <w:t xml:space="preserve"> used in </w:t>
      </w:r>
      <w:r w:rsidR="00F23F6B" w:rsidRPr="00FA5C43">
        <w:rPr>
          <w:rFonts w:ascii="Arial" w:hAnsi="Arial" w:cs="Arial"/>
          <w:sz w:val="22"/>
          <w:szCs w:val="22"/>
        </w:rPr>
        <w:t>successful</w:t>
      </w:r>
      <w:r w:rsidR="00834423" w:rsidRPr="00FA5C43">
        <w:rPr>
          <w:rFonts w:ascii="Arial" w:hAnsi="Arial" w:cs="Arial"/>
          <w:sz w:val="22"/>
          <w:szCs w:val="22"/>
        </w:rPr>
        <w:t xml:space="preserve"> studies with behaving monkeys. </w:t>
      </w:r>
      <w:r w:rsidR="00E360DD" w:rsidRPr="00FA5C43">
        <w:rPr>
          <w:rFonts w:ascii="Arial" w:hAnsi="Arial" w:cs="Arial"/>
          <w:sz w:val="22"/>
          <w:szCs w:val="22"/>
        </w:rPr>
        <w:t xml:space="preserve">Namely, it adapts the reversal-learning task in </w:t>
      </w:r>
      <w:r w:rsidR="00E360DD" w:rsidRPr="00FA5C43">
        <w:rPr>
          <w:rFonts w:ascii="Arial" w:hAnsi="Arial" w:cs="Arial"/>
          <w:sz w:val="22"/>
          <w:szCs w:val="22"/>
        </w:rPr>
        <w:fldChar w:fldCharType="begin"/>
      </w:r>
      <w:r w:rsidR="00E360DD" w:rsidRPr="00FA5C43">
        <w:rPr>
          <w:rFonts w:ascii="Arial" w:hAnsi="Arial" w:cs="Arial"/>
          <w:sz w:val="22"/>
          <w:szCs w:val="22"/>
        </w:rPr>
        <w:instrText xml:space="preserve"> ADDIN ZOTERO_ITEM CSL_CITATION {"citationID":"j4n9ZN4E","properties":{"formattedCitation":"[15]","plainCitation":"[15]","noteIndex":0},"citationItems":[{"id":"ZKnrGNpJ/h9UYjN4U","uris":["http://zotero.org/users/5885257/items/3HFW55VS"],"uri":["http://zotero.org/users/5885257/items/3HFW55VS"],"itemData":{"id":"ZKnrGNpJ/h9UYjN4U","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sidR="00E360DD" w:rsidRPr="00FA5C43">
        <w:rPr>
          <w:rFonts w:ascii="Arial" w:hAnsi="Arial" w:cs="Arial"/>
          <w:sz w:val="22"/>
          <w:szCs w:val="22"/>
        </w:rPr>
        <w:fldChar w:fldCharType="separate"/>
      </w:r>
      <w:r w:rsidR="00E360DD" w:rsidRPr="00FA5C43">
        <w:rPr>
          <w:rFonts w:ascii="Arial" w:hAnsi="Arial" w:cs="Arial"/>
          <w:noProof/>
          <w:sz w:val="22"/>
          <w:szCs w:val="22"/>
        </w:rPr>
        <w:t>[15]</w:t>
      </w:r>
      <w:r w:rsidR="00E360DD" w:rsidRPr="00FA5C43">
        <w:rPr>
          <w:rFonts w:ascii="Arial" w:hAnsi="Arial" w:cs="Arial"/>
          <w:sz w:val="22"/>
          <w:szCs w:val="22"/>
        </w:rPr>
        <w:fldChar w:fldCharType="end"/>
      </w:r>
      <w:r w:rsidR="00E360DD" w:rsidRPr="00FA5C43">
        <w:rPr>
          <w:rFonts w:ascii="Arial" w:hAnsi="Arial" w:cs="Arial"/>
          <w:sz w:val="22"/>
          <w:szCs w:val="22"/>
        </w:rPr>
        <w:t xml:space="preserve">, by introducing saccadic eye movements as the operant response, analogous to the design of </w:t>
      </w:r>
      <w:r w:rsidR="00E360DD" w:rsidRPr="00FA5C43">
        <w:rPr>
          <w:rFonts w:ascii="Arial" w:hAnsi="Arial" w:cs="Arial"/>
          <w:sz w:val="22"/>
          <w:szCs w:val="22"/>
        </w:rPr>
        <w:fldChar w:fldCharType="begin"/>
      </w:r>
      <w:r w:rsidR="00E360DD" w:rsidRPr="00FA5C43">
        <w:rPr>
          <w:rFonts w:ascii="Arial" w:hAnsi="Arial" w:cs="Arial"/>
          <w:sz w:val="22"/>
          <w:szCs w:val="22"/>
        </w:rPr>
        <w:instrText xml:space="preserve"> ADDIN ZOTERO_ITEM CSL_CITATION {"citationID":"4y6A3V8W","properties":{"formattedCitation":"[31]","plainCitation":"[31]","noteIndex":0},"citationItems":[{"id":2139,"uris":["http://zotero.org/users/5885257/items/8T3ZSESE"],"uri":["http://zotero.org/users/5885257/items/8T3ZSESE"],"itemData":{"id":2139,"type":"article-journal","abstract":"Volitional behavior relies on the brain's ability to remap sensory flow to motor programs whenever demanded by a changed behavioral context. To investigate the circuit basis of such flexible behavior, we have developed a biophysically based decision-making network model of spiking neurons for arbitrary sensorimotor mapping. The model quantitatively reproduces behavioral and prefrontal single-cell data from an experiment in which monkeys learn visuomotor associations that are reversed unpredictably from time to time. We show that when synaptic modifications occur on multiple timescales, the model behavior becomes flexible only when needed: slow components of learning usually dominate the decision process. However, if behavioral contexts change frequently enough, fast components of plasticity take over, and the behavior exhibits a quick forget-and-learn pattern. This model prediction is confirmed by monkey data. Therefore, our work reveals a scenario for conditional associative learning that is distinct from instant switching between sets of well-established sensorimotor associations.","container-title":"Neuron","DOI":"10.1016/j.neuron.2007.03.017","ISSN":"0896-6273","issue":"2","journalAbbreviation":"Neuron","language":"en","page":"319-333","source":"ScienceDirect","title":"A Neural Circuit Model of Flexible Sensorimotor Mapping: Learning and Forgetting on Multiple Timescales","title-short":"A Neural Circuit Model of Flexible Sensorimotor Mapping","volume":"54","author":[{"family":"Fusi","given":"Stefano"},{"family":"Asaad","given":"Wael F."},{"family":"Miller","given":"Earl K."},{"family":"Wang","given":"Xiao-Jing"}],"issued":{"date-parts":[["2007",4,19]]}}}],"schema":"https://github.com/citation-style-language/schema/raw/master/csl-citation.json"} </w:instrText>
      </w:r>
      <w:r w:rsidR="00E360DD" w:rsidRPr="00FA5C43">
        <w:rPr>
          <w:rFonts w:ascii="Arial" w:hAnsi="Arial" w:cs="Arial"/>
          <w:sz w:val="22"/>
          <w:szCs w:val="22"/>
        </w:rPr>
        <w:fldChar w:fldCharType="separate"/>
      </w:r>
      <w:r w:rsidR="00E360DD" w:rsidRPr="00FA5C43">
        <w:rPr>
          <w:rFonts w:ascii="Arial" w:hAnsi="Arial" w:cs="Arial"/>
          <w:noProof/>
          <w:sz w:val="22"/>
          <w:szCs w:val="22"/>
        </w:rPr>
        <w:t>[31]</w:t>
      </w:r>
      <w:r w:rsidR="00E360DD" w:rsidRPr="00FA5C43">
        <w:rPr>
          <w:rFonts w:ascii="Arial" w:hAnsi="Arial" w:cs="Arial"/>
          <w:sz w:val="22"/>
          <w:szCs w:val="22"/>
        </w:rPr>
        <w:fldChar w:fldCharType="end"/>
      </w:r>
      <w:r w:rsidR="00E360DD" w:rsidRPr="00FA5C43">
        <w:rPr>
          <w:rFonts w:ascii="Arial" w:hAnsi="Arial" w:cs="Arial"/>
          <w:sz w:val="22"/>
          <w:szCs w:val="22"/>
        </w:rPr>
        <w:t xml:space="preserve">. However, the contextual and switch cues are novel features of this task design, which serve to create a trace interval </w:t>
      </w:r>
      <w:r w:rsidR="0090244E" w:rsidRPr="00FA5C43">
        <w:rPr>
          <w:rFonts w:ascii="Arial" w:hAnsi="Arial" w:cs="Arial"/>
          <w:sz w:val="22"/>
          <w:szCs w:val="22"/>
        </w:rPr>
        <w:t>in which to analyze</w:t>
      </w:r>
      <w:r w:rsidR="00E360DD" w:rsidRPr="00FA5C43">
        <w:rPr>
          <w:rFonts w:ascii="Arial" w:hAnsi="Arial" w:cs="Arial"/>
          <w:sz w:val="22"/>
          <w:szCs w:val="22"/>
        </w:rPr>
        <w:t xml:space="preserve"> </w:t>
      </w:r>
      <w:r w:rsidR="0090244E" w:rsidRPr="00FA5C43">
        <w:rPr>
          <w:rFonts w:ascii="Arial" w:hAnsi="Arial" w:cs="Arial"/>
          <w:sz w:val="22"/>
          <w:szCs w:val="22"/>
        </w:rPr>
        <w:t xml:space="preserve">the </w:t>
      </w:r>
      <w:r w:rsidR="00E360DD" w:rsidRPr="00FA5C43">
        <w:rPr>
          <w:rFonts w:ascii="Arial" w:hAnsi="Arial" w:cs="Arial"/>
          <w:sz w:val="22"/>
          <w:szCs w:val="22"/>
        </w:rPr>
        <w:t>representational geometry</w:t>
      </w:r>
      <w:r w:rsidR="0090244E" w:rsidRPr="00FA5C43">
        <w:rPr>
          <w:rFonts w:ascii="Arial" w:hAnsi="Arial" w:cs="Arial"/>
          <w:sz w:val="22"/>
          <w:szCs w:val="22"/>
        </w:rPr>
        <w:t xml:space="preserve"> preceding behavior</w:t>
      </w:r>
      <w:r w:rsidR="00E360DD" w:rsidRPr="00FA5C43">
        <w:rPr>
          <w:rFonts w:ascii="Arial" w:hAnsi="Arial" w:cs="Arial"/>
          <w:sz w:val="22"/>
          <w:szCs w:val="22"/>
        </w:rPr>
        <w:t xml:space="preserve">. </w:t>
      </w:r>
      <w:r w:rsidR="00834423" w:rsidRPr="00FA5C43">
        <w:rPr>
          <w:rFonts w:ascii="Arial" w:hAnsi="Arial" w:cs="Arial"/>
          <w:sz w:val="22"/>
          <w:szCs w:val="22"/>
        </w:rPr>
        <w:t>Training has already begun with the first monkey</w:t>
      </w:r>
      <w:r w:rsidR="00F23F6B" w:rsidRPr="00FA5C43">
        <w:rPr>
          <w:rFonts w:ascii="Arial" w:hAnsi="Arial" w:cs="Arial"/>
          <w:sz w:val="22"/>
          <w:szCs w:val="22"/>
        </w:rPr>
        <w:t>, who is showing evidence of contextual switching using only two of the four fractal images (data not shown).</w:t>
      </w:r>
      <w:r w:rsidR="00834423" w:rsidRPr="00FA5C43">
        <w:rPr>
          <w:rFonts w:ascii="Arial" w:hAnsi="Arial" w:cs="Arial"/>
          <w:sz w:val="22"/>
          <w:szCs w:val="22"/>
        </w:rPr>
        <w:t xml:space="preserve"> </w:t>
      </w:r>
    </w:p>
    <w:p w14:paraId="68C78938" w14:textId="51F9D88F" w:rsidR="00F600F6" w:rsidRPr="00FA5C43" w:rsidRDefault="00F600F6" w:rsidP="00025B15">
      <w:pPr>
        <w:jc w:val="both"/>
        <w:rPr>
          <w:rFonts w:ascii="Arial" w:hAnsi="Arial" w:cs="Arial"/>
          <w:i/>
          <w:iCs/>
          <w:sz w:val="22"/>
          <w:szCs w:val="22"/>
          <w:u w:val="single"/>
        </w:rPr>
      </w:pPr>
    </w:p>
    <w:p w14:paraId="72829ED4" w14:textId="7F395165" w:rsidR="000F2F3E" w:rsidRPr="00DF6FDA" w:rsidRDefault="00025B15" w:rsidP="00DF6FDA">
      <w:pPr>
        <w:jc w:val="both"/>
        <w:rPr>
          <w:rFonts w:ascii="Arial" w:hAnsi="Arial" w:cs="Arial"/>
          <w:sz w:val="22"/>
          <w:szCs w:val="22"/>
        </w:rPr>
      </w:pPr>
      <w:r w:rsidRPr="00FA5C43">
        <w:rPr>
          <w:rFonts w:ascii="Arial" w:hAnsi="Arial" w:cs="Arial"/>
          <w:i/>
          <w:iCs/>
          <w:sz w:val="22"/>
          <w:szCs w:val="22"/>
          <w:u w:val="single"/>
        </w:rPr>
        <w:t>Expected Outcomes:</w:t>
      </w:r>
      <w:r w:rsidR="00DF6FDA">
        <w:rPr>
          <w:rFonts w:ascii="Arial" w:hAnsi="Arial" w:cs="Arial"/>
          <w:color w:val="1A1A1A"/>
          <w:sz w:val="22"/>
          <w:szCs w:val="22"/>
        </w:rPr>
        <w:t xml:space="preserve"> </w:t>
      </w:r>
      <w:r w:rsidR="000F2F3E" w:rsidRPr="00FA5C43">
        <w:rPr>
          <w:rFonts w:ascii="Arial" w:hAnsi="Arial" w:cs="Arial"/>
          <w:color w:val="1A1A1A"/>
          <w:sz w:val="22"/>
          <w:szCs w:val="22"/>
        </w:rPr>
        <w:t xml:space="preserve">Neural responses will be </w:t>
      </w:r>
      <w:r w:rsidR="00E454C9" w:rsidRPr="00FA5C43">
        <w:rPr>
          <w:rFonts w:ascii="Arial" w:hAnsi="Arial" w:cs="Arial"/>
          <w:color w:val="1A1A1A"/>
          <w:sz w:val="22"/>
          <w:szCs w:val="22"/>
        </w:rPr>
        <w:t xml:space="preserve">primarily </w:t>
      </w:r>
      <w:r w:rsidR="000F2F3E" w:rsidRPr="00FA5C43">
        <w:rPr>
          <w:rFonts w:ascii="Arial" w:hAnsi="Arial" w:cs="Arial"/>
          <w:color w:val="1A1A1A"/>
          <w:sz w:val="22"/>
          <w:szCs w:val="22"/>
        </w:rPr>
        <w:t>analyzed in trial</w:t>
      </w:r>
      <w:r w:rsidR="00E454C9" w:rsidRPr="00FA5C43">
        <w:rPr>
          <w:rFonts w:ascii="Arial" w:hAnsi="Arial" w:cs="Arial"/>
          <w:color w:val="1A1A1A"/>
          <w:sz w:val="22"/>
          <w:szCs w:val="22"/>
        </w:rPr>
        <w:t>s following a switch-cue trial,</w:t>
      </w:r>
      <w:r w:rsidR="000F2F3E" w:rsidRPr="00FA5C43">
        <w:rPr>
          <w:rFonts w:ascii="Arial" w:hAnsi="Arial" w:cs="Arial"/>
          <w:color w:val="1A1A1A"/>
          <w:sz w:val="22"/>
          <w:szCs w:val="22"/>
        </w:rPr>
        <w:t xml:space="preserve"> during the</w:t>
      </w:r>
      <w:r w:rsidR="000F2F3E" w:rsidRPr="00877CFB">
        <w:rPr>
          <w:rFonts w:ascii="Arial" w:hAnsi="Arial" w:cs="Arial"/>
          <w:color w:val="1A1A1A"/>
          <w:sz w:val="22"/>
          <w:szCs w:val="22"/>
        </w:rPr>
        <w:t xml:space="preserve"> delay </w:t>
      </w:r>
      <w:r w:rsidR="000F2F3E">
        <w:rPr>
          <w:rFonts w:ascii="Arial" w:hAnsi="Arial" w:cs="Arial"/>
          <w:color w:val="1A1A1A"/>
          <w:sz w:val="22"/>
          <w:szCs w:val="22"/>
        </w:rPr>
        <w:t>period that precedes the contextual cue</w:t>
      </w:r>
      <w:r w:rsidR="000F2F3E" w:rsidRPr="00877CFB">
        <w:rPr>
          <w:rFonts w:ascii="Arial" w:hAnsi="Arial" w:cs="Arial"/>
          <w:color w:val="1A1A1A"/>
          <w:sz w:val="22"/>
          <w:szCs w:val="22"/>
        </w:rPr>
        <w:t>.</w:t>
      </w:r>
      <w:r w:rsidR="000F2F3E">
        <w:rPr>
          <w:rFonts w:ascii="Arial" w:hAnsi="Arial" w:cs="Arial"/>
          <w:color w:val="1A1A1A"/>
          <w:sz w:val="22"/>
          <w:szCs w:val="22"/>
        </w:rPr>
        <w:t xml:space="preserve"> Since context is uncertain during this period, animals will need to represent all 8 SRO mappings in order to select the correct response after being informed of the context, an example of Type 1 flexibility.</w:t>
      </w:r>
      <w:r w:rsidR="00C26C5F">
        <w:rPr>
          <w:rFonts w:ascii="Arial" w:hAnsi="Arial" w:cs="Arial"/>
          <w:color w:val="1A1A1A"/>
          <w:sz w:val="22"/>
          <w:szCs w:val="22"/>
        </w:rPr>
        <w:t xml:space="preserve"> I will compute SD separately using data from successful and unsuccessful trials to correlate this measure of geometry with </w:t>
      </w:r>
      <w:r w:rsidR="00FE7DBF">
        <w:rPr>
          <w:rFonts w:ascii="Arial" w:hAnsi="Arial" w:cs="Arial"/>
          <w:color w:val="1A1A1A"/>
          <w:sz w:val="22"/>
          <w:szCs w:val="22"/>
        </w:rPr>
        <w:t>performance</w:t>
      </w:r>
      <w:r w:rsidR="00C26C5F">
        <w:rPr>
          <w:rFonts w:ascii="Arial" w:hAnsi="Arial" w:cs="Arial"/>
          <w:color w:val="1A1A1A"/>
          <w:sz w:val="22"/>
          <w:szCs w:val="22"/>
        </w:rPr>
        <w:t>.</w:t>
      </w:r>
      <w:r w:rsidR="000F2F3E">
        <w:rPr>
          <w:rFonts w:ascii="Arial" w:hAnsi="Arial" w:cs="Arial"/>
          <w:color w:val="1A1A1A"/>
          <w:sz w:val="22"/>
          <w:szCs w:val="22"/>
        </w:rPr>
        <w:t xml:space="preserve"> As these trials rely on working memory and task switching</w:t>
      </w:r>
      <w:r w:rsidR="00C26C5F">
        <w:rPr>
          <w:rFonts w:ascii="Arial" w:hAnsi="Arial" w:cs="Arial"/>
          <w:color w:val="1A1A1A"/>
          <w:sz w:val="22"/>
          <w:szCs w:val="22"/>
        </w:rPr>
        <w:t>, known functions of DLPFC</w:t>
      </w:r>
      <w:r w:rsidR="000F2F3E">
        <w:rPr>
          <w:rFonts w:ascii="Arial" w:hAnsi="Arial" w:cs="Arial"/>
          <w:color w:val="1A1A1A"/>
          <w:sz w:val="22"/>
          <w:szCs w:val="22"/>
        </w:rPr>
        <w:t xml:space="preserve">, </w:t>
      </w:r>
      <w:r w:rsidR="000F2F3E" w:rsidRPr="00877CFB">
        <w:rPr>
          <w:rFonts w:ascii="Arial" w:hAnsi="Arial" w:cs="Arial"/>
          <w:color w:val="1A1A1A"/>
          <w:sz w:val="22"/>
          <w:szCs w:val="22"/>
          <w:u w:val="single"/>
        </w:rPr>
        <w:t xml:space="preserve">I hypothesize that </w:t>
      </w:r>
      <w:r w:rsidR="000F2F3E">
        <w:rPr>
          <w:rFonts w:ascii="Arial" w:hAnsi="Arial" w:cs="Arial"/>
          <w:color w:val="1A1A1A"/>
          <w:sz w:val="22"/>
          <w:szCs w:val="22"/>
          <w:u w:val="single"/>
        </w:rPr>
        <w:t>the correlation between SD and behavior will be strongest in DLPFC as compared to HPC</w:t>
      </w:r>
      <w:r w:rsidR="000F2F3E" w:rsidRPr="008B2B15">
        <w:rPr>
          <w:rFonts w:ascii="Arial" w:hAnsi="Arial" w:cs="Arial"/>
          <w:color w:val="1A1A1A"/>
          <w:sz w:val="22"/>
          <w:szCs w:val="22"/>
        </w:rPr>
        <w:t>.</w:t>
      </w:r>
    </w:p>
    <w:p w14:paraId="026FDB1A" w14:textId="4F7B3785" w:rsidR="00025B15" w:rsidRDefault="00025B15" w:rsidP="00025B15">
      <w:pPr>
        <w:jc w:val="both"/>
        <w:rPr>
          <w:rFonts w:ascii="Arial" w:hAnsi="Arial" w:cs="Arial"/>
          <w:i/>
          <w:iCs/>
          <w:sz w:val="22"/>
          <w:szCs w:val="22"/>
          <w:u w:val="single"/>
        </w:rPr>
      </w:pPr>
    </w:p>
    <w:p w14:paraId="1FA9F6E4" w14:textId="008E3184" w:rsidR="00C21667" w:rsidRDefault="00025B15" w:rsidP="00C21667">
      <w:pPr>
        <w:jc w:val="both"/>
        <w:rPr>
          <w:rFonts w:ascii="Arial" w:hAnsi="Arial" w:cs="Arial"/>
          <w:sz w:val="22"/>
          <w:szCs w:val="22"/>
        </w:rPr>
      </w:pPr>
      <w:r w:rsidRPr="0052401F">
        <w:rPr>
          <w:rFonts w:ascii="Arial" w:hAnsi="Arial" w:cs="Arial"/>
          <w:i/>
          <w:iCs/>
          <w:sz w:val="22"/>
          <w:szCs w:val="22"/>
          <w:u w:val="single"/>
        </w:rPr>
        <w:t>Potential Pitfalls:</w:t>
      </w:r>
      <w:r w:rsidR="00DF6FDA">
        <w:rPr>
          <w:rFonts w:ascii="Arial" w:hAnsi="Arial" w:cs="Arial"/>
          <w:sz w:val="22"/>
          <w:szCs w:val="22"/>
        </w:rPr>
        <w:t xml:space="preserve"> </w:t>
      </w:r>
      <w:r w:rsidR="00ED1905">
        <w:rPr>
          <w:rFonts w:ascii="Arial" w:hAnsi="Arial" w:cs="Arial"/>
          <w:sz w:val="22"/>
          <w:szCs w:val="22"/>
        </w:rPr>
        <w:t>As with all animal studies, the possibility of multiple behavioral tactics presents</w:t>
      </w:r>
      <w:r w:rsidR="00FE7DBF">
        <w:rPr>
          <w:rFonts w:ascii="Arial" w:hAnsi="Arial" w:cs="Arial"/>
          <w:sz w:val="22"/>
          <w:szCs w:val="22"/>
        </w:rPr>
        <w:t xml:space="preserve"> the</w:t>
      </w:r>
      <w:r w:rsidR="00ED1905">
        <w:rPr>
          <w:rFonts w:ascii="Arial" w:hAnsi="Arial" w:cs="Arial"/>
          <w:sz w:val="22"/>
          <w:szCs w:val="22"/>
        </w:rPr>
        <w:t xml:space="preserve"> greatest potential pitfall. Namely, there is some concern that animals could select an action on seeing the stimulus, and then switch the action if they are informed of a change in context. However, this tactic is highly unlikely in the current task design, as each stimulus is associated with two different target directions. If the task</w:t>
      </w:r>
      <w:r w:rsidR="00C21667">
        <w:rPr>
          <w:rFonts w:ascii="Arial" w:hAnsi="Arial" w:cs="Arial"/>
          <w:sz w:val="22"/>
          <w:szCs w:val="22"/>
        </w:rPr>
        <w:t xml:space="preserve"> had</w:t>
      </w:r>
      <w:r w:rsidR="00ED1905">
        <w:rPr>
          <w:rFonts w:ascii="Arial" w:hAnsi="Arial" w:cs="Arial"/>
          <w:sz w:val="22"/>
          <w:szCs w:val="22"/>
        </w:rPr>
        <w:t xml:space="preserve"> used a binary operant response as in </w:t>
      </w:r>
      <w:r w:rsidR="00ED1905">
        <w:rPr>
          <w:rFonts w:ascii="Arial" w:hAnsi="Arial" w:cs="Arial"/>
          <w:sz w:val="22"/>
          <w:szCs w:val="22"/>
        </w:rPr>
        <w:fldChar w:fldCharType="begin"/>
      </w:r>
      <w:r w:rsidR="00ED1905">
        <w:rPr>
          <w:rFonts w:ascii="Arial" w:hAnsi="Arial" w:cs="Arial"/>
          <w:sz w:val="22"/>
          <w:szCs w:val="22"/>
        </w:rPr>
        <w:instrText xml:space="preserve"> ADDIN ZOTERO_ITEM CSL_CITATION {"citationID":"s83M53Lf","properties":{"formattedCitation":"[15]","plainCitation":"[15]","noteIndex":0},"citationItems":[{"id":"ZKnrGNpJ/h9UYjN4U","uris":["http://zotero.org/users/5885257/items/3HFW55VS"],"uri":["http://zotero.org/users/5885257/items/3HFW55VS"],"itemData":{"id":"ZKnrGNpJ/h9UYjN4U","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sidR="00ED1905">
        <w:rPr>
          <w:rFonts w:ascii="Arial" w:hAnsi="Arial" w:cs="Arial"/>
          <w:sz w:val="22"/>
          <w:szCs w:val="22"/>
        </w:rPr>
        <w:fldChar w:fldCharType="separate"/>
      </w:r>
      <w:r w:rsidR="00ED1905">
        <w:rPr>
          <w:rFonts w:ascii="Arial" w:hAnsi="Arial" w:cs="Arial"/>
          <w:noProof/>
          <w:sz w:val="22"/>
          <w:szCs w:val="22"/>
        </w:rPr>
        <w:t>[15]</w:t>
      </w:r>
      <w:r w:rsidR="00ED1905">
        <w:rPr>
          <w:rFonts w:ascii="Arial" w:hAnsi="Arial" w:cs="Arial"/>
          <w:sz w:val="22"/>
          <w:szCs w:val="22"/>
        </w:rPr>
        <w:fldChar w:fldCharType="end"/>
      </w:r>
      <w:r w:rsidR="00FE7DBF">
        <w:rPr>
          <w:rFonts w:ascii="Arial" w:hAnsi="Arial" w:cs="Arial"/>
          <w:sz w:val="22"/>
          <w:szCs w:val="22"/>
        </w:rPr>
        <w:t>,</w:t>
      </w:r>
      <w:r w:rsidR="00ED1905">
        <w:rPr>
          <w:rFonts w:ascii="Arial" w:hAnsi="Arial" w:cs="Arial"/>
          <w:sz w:val="22"/>
          <w:szCs w:val="22"/>
        </w:rPr>
        <w:t xml:space="preserve"> this tactic would</w:t>
      </w:r>
      <w:r w:rsidR="00FE7DBF">
        <w:rPr>
          <w:rFonts w:ascii="Arial" w:hAnsi="Arial" w:cs="Arial"/>
          <w:sz w:val="22"/>
          <w:szCs w:val="22"/>
        </w:rPr>
        <w:t xml:space="preserve"> have</w:t>
      </w:r>
      <w:r w:rsidR="00ED1905">
        <w:rPr>
          <w:rFonts w:ascii="Arial" w:hAnsi="Arial" w:cs="Arial"/>
          <w:sz w:val="22"/>
          <w:szCs w:val="22"/>
        </w:rPr>
        <w:t xml:space="preserve"> pose</w:t>
      </w:r>
      <w:r w:rsidR="00FE7DBF">
        <w:rPr>
          <w:rFonts w:ascii="Arial" w:hAnsi="Arial" w:cs="Arial"/>
          <w:sz w:val="22"/>
          <w:szCs w:val="22"/>
        </w:rPr>
        <w:t>d</w:t>
      </w:r>
      <w:r w:rsidR="00ED1905">
        <w:rPr>
          <w:rFonts w:ascii="Arial" w:hAnsi="Arial" w:cs="Arial"/>
          <w:sz w:val="22"/>
          <w:szCs w:val="22"/>
        </w:rPr>
        <w:t xml:space="preserve"> a </w:t>
      </w:r>
      <w:r w:rsidR="00C21667">
        <w:rPr>
          <w:rFonts w:ascii="Arial" w:hAnsi="Arial" w:cs="Arial"/>
          <w:sz w:val="22"/>
          <w:szCs w:val="22"/>
        </w:rPr>
        <w:t>greater concern</w:t>
      </w:r>
      <w:r w:rsidR="00FE7DBF">
        <w:rPr>
          <w:rFonts w:ascii="Arial" w:hAnsi="Arial" w:cs="Arial"/>
          <w:sz w:val="22"/>
          <w:szCs w:val="22"/>
        </w:rPr>
        <w:t>.</w:t>
      </w:r>
    </w:p>
    <w:p w14:paraId="48B40CA5" w14:textId="4212A2B5" w:rsidR="00025B15" w:rsidRDefault="00ED1905" w:rsidP="003C5DA2">
      <w:pPr>
        <w:ind w:firstLine="720"/>
        <w:jc w:val="both"/>
        <w:rPr>
          <w:rFonts w:ascii="Arial" w:hAnsi="Arial" w:cs="Arial"/>
          <w:sz w:val="22"/>
          <w:szCs w:val="22"/>
        </w:rPr>
      </w:pPr>
      <w:r>
        <w:rPr>
          <w:rFonts w:ascii="Arial" w:hAnsi="Arial" w:cs="Arial"/>
          <w:sz w:val="22"/>
          <w:szCs w:val="22"/>
        </w:rPr>
        <w:t>A</w:t>
      </w:r>
      <w:r w:rsidR="00C21667">
        <w:rPr>
          <w:rFonts w:ascii="Arial" w:hAnsi="Arial" w:cs="Arial"/>
          <w:sz w:val="22"/>
          <w:szCs w:val="22"/>
        </w:rPr>
        <w:t>nother possible</w:t>
      </w:r>
      <w:r>
        <w:rPr>
          <w:rFonts w:ascii="Arial" w:hAnsi="Arial" w:cs="Arial"/>
          <w:sz w:val="22"/>
          <w:szCs w:val="22"/>
        </w:rPr>
        <w:t xml:space="preserve"> pitfall could arise if animals perform too well on the task, thereby decreasing the number of error trials available for analysis. </w:t>
      </w:r>
      <w:r w:rsidR="00C21667">
        <w:rPr>
          <w:rFonts w:ascii="Arial" w:hAnsi="Arial" w:cs="Arial"/>
          <w:sz w:val="22"/>
          <w:szCs w:val="22"/>
        </w:rPr>
        <w:t>Should t</w:t>
      </w:r>
      <w:r>
        <w:rPr>
          <w:rFonts w:ascii="Arial" w:hAnsi="Arial" w:cs="Arial"/>
          <w:sz w:val="22"/>
          <w:szCs w:val="22"/>
        </w:rPr>
        <w:t>his situation</w:t>
      </w:r>
      <w:r w:rsidR="00C21667">
        <w:rPr>
          <w:rFonts w:ascii="Arial" w:hAnsi="Arial" w:cs="Arial"/>
          <w:sz w:val="22"/>
          <w:szCs w:val="22"/>
        </w:rPr>
        <w:t xml:space="preserve"> occur</w:t>
      </w:r>
      <w:r>
        <w:rPr>
          <w:rFonts w:ascii="Arial" w:hAnsi="Arial" w:cs="Arial"/>
          <w:sz w:val="22"/>
          <w:szCs w:val="22"/>
        </w:rPr>
        <w:t>,</w:t>
      </w:r>
      <w:r w:rsidR="00C21667">
        <w:rPr>
          <w:rFonts w:ascii="Arial" w:hAnsi="Arial" w:cs="Arial"/>
          <w:sz w:val="22"/>
          <w:szCs w:val="22"/>
        </w:rPr>
        <w:t xml:space="preserve"> it</w:t>
      </w:r>
      <w:r>
        <w:rPr>
          <w:rFonts w:ascii="Arial" w:hAnsi="Arial" w:cs="Arial"/>
          <w:sz w:val="22"/>
          <w:szCs w:val="22"/>
        </w:rPr>
        <w:t xml:space="preserve"> can be remedied through small changes in the </w:t>
      </w:r>
      <w:r>
        <w:rPr>
          <w:rFonts w:ascii="Arial" w:hAnsi="Arial" w:cs="Arial"/>
          <w:sz w:val="22"/>
          <w:szCs w:val="22"/>
        </w:rPr>
        <w:lastRenderedPageBreak/>
        <w:t>task parameters. For instance, animals can be introduced to a new base set of visual stimuli more frequently to increase the difficulty of the task.</w:t>
      </w:r>
    </w:p>
    <w:p w14:paraId="5C9DD805" w14:textId="37BCE074" w:rsidR="00F600F6" w:rsidRDefault="00F600F6" w:rsidP="00025B15">
      <w:pPr>
        <w:jc w:val="both"/>
        <w:rPr>
          <w:rFonts w:ascii="Arial" w:hAnsi="Arial" w:cs="Arial"/>
          <w:i/>
          <w:iCs/>
          <w:sz w:val="22"/>
          <w:szCs w:val="22"/>
          <w:u w:val="single"/>
        </w:rPr>
      </w:pPr>
      <w:r>
        <w:rPr>
          <w:rFonts w:ascii="Arial" w:hAnsi="Arial" w:cs="Arial"/>
          <w:b/>
          <w:bCs/>
          <w:sz w:val="22"/>
          <w:szCs w:val="22"/>
          <w:u w:val="single"/>
        </w:rPr>
        <w:t>Aim 2</w:t>
      </w:r>
      <w:r>
        <w:rPr>
          <w:rFonts w:ascii="Arial" w:hAnsi="Arial" w:cs="Arial"/>
          <w:b/>
          <w:bCs/>
          <w:sz w:val="22"/>
          <w:szCs w:val="22"/>
        </w:rPr>
        <w:t>: To determine if and where cross-condition generalization performance (CCGP) correlates with successful generalization in novel conditions.</w:t>
      </w:r>
    </w:p>
    <w:p w14:paraId="0055AEEC" w14:textId="6E7CA90C" w:rsidR="00025B15" w:rsidRPr="00DF6FDA" w:rsidRDefault="00025B15" w:rsidP="00DF6FDA">
      <w:pPr>
        <w:jc w:val="both"/>
        <w:rPr>
          <w:rFonts w:ascii="Arial" w:hAnsi="Arial" w:cs="Arial"/>
          <w:sz w:val="22"/>
          <w:szCs w:val="22"/>
        </w:rPr>
      </w:pPr>
      <w:r w:rsidRPr="0052401F">
        <w:rPr>
          <w:rFonts w:ascii="Arial" w:hAnsi="Arial" w:cs="Arial"/>
          <w:i/>
          <w:iCs/>
          <w:sz w:val="22"/>
          <w:szCs w:val="22"/>
          <w:u w:val="single"/>
        </w:rPr>
        <w:t>Rationale:</w:t>
      </w:r>
      <w:r w:rsidR="00DF6FDA">
        <w:rPr>
          <w:rFonts w:ascii="Arial" w:hAnsi="Arial" w:cs="Arial"/>
          <w:color w:val="1A1A1A"/>
          <w:sz w:val="22"/>
          <w:szCs w:val="22"/>
        </w:rPr>
        <w:t xml:space="preserve"> </w:t>
      </w:r>
      <w:r w:rsidR="005A7530" w:rsidRPr="00796C3C">
        <w:rPr>
          <w:rFonts w:ascii="Arial" w:hAnsi="Arial" w:cs="Arial"/>
          <w:color w:val="1A1A1A"/>
          <w:sz w:val="22"/>
          <w:szCs w:val="22"/>
        </w:rPr>
        <w:t xml:space="preserve">Generalization from past </w:t>
      </w:r>
      <w:r w:rsidR="005A7530">
        <w:rPr>
          <w:rFonts w:ascii="Arial" w:hAnsi="Arial" w:cs="Arial"/>
          <w:color w:val="1A1A1A"/>
          <w:sz w:val="22"/>
          <w:szCs w:val="22"/>
        </w:rPr>
        <w:t>conditions</w:t>
      </w:r>
      <w:r w:rsidR="005A7530" w:rsidRPr="00796C3C">
        <w:rPr>
          <w:rFonts w:ascii="Arial" w:hAnsi="Arial" w:cs="Arial"/>
          <w:color w:val="1A1A1A"/>
          <w:sz w:val="22"/>
          <w:szCs w:val="22"/>
        </w:rPr>
        <w:t xml:space="preserve"> to novel ones requires that the brain represent one or more variables in a manner that can</w:t>
      </w:r>
      <w:r w:rsidR="005A7530">
        <w:rPr>
          <w:rFonts w:ascii="Arial" w:hAnsi="Arial" w:cs="Arial"/>
          <w:color w:val="1A1A1A"/>
          <w:sz w:val="22"/>
          <w:szCs w:val="22"/>
        </w:rPr>
        <w:t xml:space="preserve"> readily</w:t>
      </w:r>
      <w:r w:rsidR="005A7530" w:rsidRPr="00796C3C">
        <w:rPr>
          <w:rFonts w:ascii="Arial" w:hAnsi="Arial" w:cs="Arial" w:hint="eastAsia"/>
          <w:color w:val="1A1A1A"/>
          <w:sz w:val="22"/>
          <w:szCs w:val="22"/>
        </w:rPr>
        <w:t xml:space="preserve"> </w:t>
      </w:r>
      <w:r w:rsidR="005A7530" w:rsidRPr="00796C3C">
        <w:rPr>
          <w:rFonts w:ascii="Arial" w:hAnsi="Arial" w:cs="Arial"/>
          <w:color w:val="1A1A1A"/>
          <w:sz w:val="22"/>
          <w:szCs w:val="22"/>
        </w:rPr>
        <w:t xml:space="preserve">classify the novel </w:t>
      </w:r>
      <w:r w:rsidR="005A7530">
        <w:rPr>
          <w:rFonts w:ascii="Arial" w:hAnsi="Arial" w:cs="Arial"/>
          <w:color w:val="1A1A1A"/>
          <w:sz w:val="22"/>
          <w:szCs w:val="22"/>
        </w:rPr>
        <w:t>condition</w:t>
      </w:r>
      <w:r w:rsidR="005A7530" w:rsidRPr="00796C3C">
        <w:rPr>
          <w:rFonts w:ascii="Arial" w:hAnsi="Arial" w:cs="Arial"/>
          <w:color w:val="1A1A1A"/>
          <w:sz w:val="22"/>
          <w:szCs w:val="22"/>
        </w:rPr>
        <w:t>. This can occur if the geometry of a representation already reflects the links between</w:t>
      </w:r>
      <w:r w:rsidR="005A7530">
        <w:rPr>
          <w:rFonts w:ascii="Arial" w:hAnsi="Arial" w:cs="Arial"/>
          <w:color w:val="1A1A1A"/>
          <w:sz w:val="22"/>
          <w:szCs w:val="22"/>
        </w:rPr>
        <w:t xml:space="preserve"> variables comprising</w:t>
      </w:r>
      <w:r w:rsidR="005A7530" w:rsidRPr="00796C3C">
        <w:rPr>
          <w:rFonts w:ascii="Arial" w:hAnsi="Arial" w:cs="Arial"/>
          <w:color w:val="1A1A1A"/>
          <w:sz w:val="22"/>
          <w:szCs w:val="22"/>
        </w:rPr>
        <w:t xml:space="preserve"> familiar (already experienced) and novel </w:t>
      </w:r>
      <w:r w:rsidR="005A7530">
        <w:rPr>
          <w:rFonts w:ascii="Arial" w:hAnsi="Arial" w:cs="Arial"/>
          <w:color w:val="1A1A1A"/>
          <w:sz w:val="22"/>
          <w:szCs w:val="22"/>
        </w:rPr>
        <w:t>conditions</w:t>
      </w:r>
      <w:r w:rsidR="005A7530" w:rsidRPr="00796C3C">
        <w:rPr>
          <w:rFonts w:ascii="Arial" w:hAnsi="Arial" w:cs="Arial"/>
          <w:color w:val="1A1A1A"/>
          <w:sz w:val="22"/>
          <w:szCs w:val="22"/>
        </w:rPr>
        <w:t xml:space="preserve">. Here </w:t>
      </w:r>
      <w:r w:rsidR="005A7530">
        <w:rPr>
          <w:rFonts w:ascii="Arial" w:hAnsi="Arial" w:cs="Arial"/>
          <w:color w:val="1A1A1A"/>
          <w:sz w:val="22"/>
          <w:szCs w:val="22"/>
        </w:rPr>
        <w:t>I will</w:t>
      </w:r>
      <w:r w:rsidR="005A7530" w:rsidRPr="00796C3C">
        <w:rPr>
          <w:rFonts w:ascii="Arial" w:hAnsi="Arial" w:cs="Arial"/>
          <w:color w:val="1A1A1A"/>
          <w:sz w:val="22"/>
          <w:szCs w:val="22"/>
        </w:rPr>
        <w:t xml:space="preserve"> test whether such geometries correlate with </w:t>
      </w:r>
      <w:r w:rsidR="00E026D1">
        <w:rPr>
          <w:rFonts w:ascii="Arial" w:hAnsi="Arial" w:cs="Arial"/>
          <w:color w:val="1A1A1A"/>
          <w:sz w:val="22"/>
          <w:szCs w:val="22"/>
        </w:rPr>
        <w:t xml:space="preserve">Type 2 </w:t>
      </w:r>
      <w:r w:rsidR="003C5DA2">
        <w:rPr>
          <w:rFonts w:ascii="Arial" w:hAnsi="Arial" w:cs="Arial"/>
          <w:color w:val="1A1A1A"/>
          <w:sz w:val="22"/>
          <w:szCs w:val="22"/>
        </w:rPr>
        <w:t>flexibility</w:t>
      </w:r>
      <w:r w:rsidR="00DB1E46">
        <w:rPr>
          <w:rFonts w:ascii="Arial" w:hAnsi="Arial" w:cs="Arial"/>
          <w:color w:val="1A1A1A"/>
          <w:sz w:val="22"/>
          <w:szCs w:val="22"/>
        </w:rPr>
        <w:t xml:space="preserve">, by comparing the cross-condition generalization performance (CCGP) of neural representations in successful and unsuccessful instances of </w:t>
      </w:r>
      <w:r w:rsidR="00E026D1">
        <w:rPr>
          <w:rFonts w:ascii="Arial" w:hAnsi="Arial" w:cs="Arial"/>
          <w:color w:val="1A1A1A"/>
          <w:sz w:val="22"/>
          <w:szCs w:val="22"/>
        </w:rPr>
        <w:t>generalization in novel conditions</w:t>
      </w:r>
      <w:r w:rsidR="005A7530">
        <w:rPr>
          <w:rFonts w:ascii="Arial" w:hAnsi="Arial" w:cs="Arial"/>
          <w:color w:val="1A1A1A"/>
          <w:sz w:val="22"/>
          <w:szCs w:val="22"/>
        </w:rPr>
        <w:t>.</w:t>
      </w:r>
    </w:p>
    <w:p w14:paraId="722437C6" w14:textId="6471AC6A" w:rsidR="00025B15" w:rsidRDefault="00025B15" w:rsidP="00025B15">
      <w:pPr>
        <w:ind w:firstLine="720"/>
        <w:jc w:val="both"/>
        <w:rPr>
          <w:rFonts w:ascii="Arial" w:hAnsi="Arial" w:cs="Arial"/>
          <w:sz w:val="22"/>
          <w:szCs w:val="22"/>
        </w:rPr>
      </w:pPr>
    </w:p>
    <w:p w14:paraId="3E1B9758" w14:textId="1C46E5DF" w:rsidR="00E4575E" w:rsidRDefault="0024505C" w:rsidP="00DF6FDA">
      <w:pPr>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102ED1BB" wp14:editId="3AE62E92">
                <wp:simplePos x="0" y="0"/>
                <wp:positionH relativeFrom="margin">
                  <wp:posOffset>-59055</wp:posOffset>
                </wp:positionH>
                <wp:positionV relativeFrom="margin">
                  <wp:posOffset>2928529</wp:posOffset>
                </wp:positionV>
                <wp:extent cx="4389120" cy="914400"/>
                <wp:effectExtent l="0" t="0" r="5080" b="0"/>
                <wp:wrapSquare wrapText="bothSides"/>
                <wp:docPr id="15" name="Text Box 15"/>
                <wp:cNvGraphicFramePr/>
                <a:graphic xmlns:a="http://schemas.openxmlformats.org/drawingml/2006/main">
                  <a:graphicData uri="http://schemas.microsoft.com/office/word/2010/wordprocessingShape">
                    <wps:wsp>
                      <wps:cNvSpPr txBox="1"/>
                      <wps:spPr>
                        <a:xfrm>
                          <a:off x="0" y="0"/>
                          <a:ext cx="4389120" cy="914400"/>
                        </a:xfrm>
                        <a:prstGeom prst="rect">
                          <a:avLst/>
                        </a:prstGeom>
                        <a:solidFill>
                          <a:schemeClr val="lt1"/>
                        </a:solidFill>
                        <a:ln w="6350">
                          <a:noFill/>
                        </a:ln>
                      </wps:spPr>
                      <wps:txbx>
                        <w:txbxContent>
                          <w:p w14:paraId="4389E70E" w14:textId="42BF2DE1" w:rsidR="00E360DD" w:rsidRPr="006463E0" w:rsidRDefault="00E360DD" w:rsidP="00E4575E">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 xml:space="preserve">Fig. </w:t>
                            </w:r>
                            <w:r>
                              <w:rPr>
                                <w:rFonts w:ascii="Arial" w:hAnsi="Arial" w:cs="Arial"/>
                                <w:b/>
                                <w:bCs/>
                                <w:i w:val="0"/>
                                <w:iCs w:val="0"/>
                                <w:color w:val="000000" w:themeColor="text1"/>
                                <w:sz w:val="16"/>
                                <w:szCs w:val="16"/>
                              </w:rPr>
                              <w:t>5</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Task design for Aim 2</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sidR="00426610">
                              <w:rPr>
                                <w:rFonts w:ascii="Arial" w:hAnsi="Arial" w:cs="Arial"/>
                                <w:i w:val="0"/>
                                <w:iCs w:val="0"/>
                                <w:color w:val="000000" w:themeColor="text1"/>
                                <w:sz w:val="16"/>
                                <w:szCs w:val="16"/>
                              </w:rPr>
                              <w:t xml:space="preserve">At first, animals will experience several blocks in each context with all four visual stimuli (A-D). Then new contextual cues will be introduced, and animals will only experience three of the four visual stimuli (A-C, in the first example), before experiencing the held-out stimulus for the first time on a trial following a switch-cue trial. </w:t>
                            </w:r>
                            <w:ins w:id="235" w:author="Pensack, Max J." w:date="2020-12-08T15:21:00Z">
                              <w:r w:rsidR="006F4D05">
                                <w:rPr>
                                  <w:rFonts w:ascii="Arial" w:hAnsi="Arial" w:cs="Arial"/>
                                  <w:i w:val="0"/>
                                  <w:iCs w:val="0"/>
                                  <w:color w:val="000000" w:themeColor="text1"/>
                                  <w:sz w:val="16"/>
                                  <w:szCs w:val="16"/>
                                </w:rPr>
                                <w:t>Importantly, as in Aim</w:t>
                              </w:r>
                            </w:ins>
                            <w:ins w:id="236" w:author="Pensack, Max J." w:date="2020-12-08T15:22:00Z">
                              <w:r w:rsidR="006F4D05">
                                <w:rPr>
                                  <w:rFonts w:ascii="Arial" w:hAnsi="Arial" w:cs="Arial"/>
                                  <w:i w:val="0"/>
                                  <w:iCs w:val="0"/>
                                  <w:color w:val="000000" w:themeColor="text1"/>
                                  <w:sz w:val="16"/>
                                  <w:szCs w:val="16"/>
                                </w:rPr>
                                <w:t xml:space="preserve"> 1, switch-cue trials will precede all changes in context, with </w:t>
                              </w:r>
                            </w:ins>
                            <w:del w:id="237" w:author="Pensack, Max J." w:date="2020-12-08T15:22:00Z">
                              <w:r w:rsidR="00426610" w:rsidDel="006F4D05">
                                <w:rPr>
                                  <w:rFonts w:ascii="Arial" w:hAnsi="Arial" w:cs="Arial"/>
                                  <w:i w:val="0"/>
                                  <w:iCs w:val="0"/>
                                  <w:color w:val="000000" w:themeColor="text1"/>
                                  <w:sz w:val="16"/>
                                  <w:szCs w:val="16"/>
                                </w:rPr>
                                <w:delText xml:space="preserve">As in Aim 1, </w:delText>
                              </w:r>
                            </w:del>
                            <w:r w:rsidR="00426610">
                              <w:rPr>
                                <w:rFonts w:ascii="Arial" w:hAnsi="Arial" w:cs="Arial"/>
                                <w:i w:val="0"/>
                                <w:iCs w:val="0"/>
                                <w:color w:val="000000" w:themeColor="text1"/>
                                <w:sz w:val="16"/>
                                <w:szCs w:val="16"/>
                              </w:rPr>
                              <w:t xml:space="preserve">the switch cue </w:t>
                            </w:r>
                            <w:del w:id="238" w:author="Pensack, Max J." w:date="2020-12-08T15:22:00Z">
                              <w:r w:rsidR="00426610" w:rsidDel="006F4D05">
                                <w:rPr>
                                  <w:rFonts w:ascii="Arial" w:hAnsi="Arial" w:cs="Arial"/>
                                  <w:i w:val="0"/>
                                  <w:iCs w:val="0"/>
                                  <w:color w:val="000000" w:themeColor="text1"/>
                                  <w:sz w:val="16"/>
                                  <w:szCs w:val="16"/>
                                </w:rPr>
                                <w:delText xml:space="preserve">predicts </w:delText>
                              </w:r>
                            </w:del>
                            <w:ins w:id="239" w:author="Pensack, Max J." w:date="2020-12-08T15:22:00Z">
                              <w:r w:rsidR="006F4D05">
                                <w:rPr>
                                  <w:rFonts w:ascii="Arial" w:hAnsi="Arial" w:cs="Arial"/>
                                  <w:i w:val="0"/>
                                  <w:iCs w:val="0"/>
                                  <w:color w:val="000000" w:themeColor="text1"/>
                                  <w:sz w:val="16"/>
                                  <w:szCs w:val="16"/>
                                </w:rPr>
                                <w:t xml:space="preserve">signaling </w:t>
                              </w:r>
                            </w:ins>
                            <w:r w:rsidR="00426610">
                              <w:rPr>
                                <w:rFonts w:ascii="Arial" w:hAnsi="Arial" w:cs="Arial"/>
                                <w:i w:val="0"/>
                                <w:iCs w:val="0"/>
                                <w:color w:val="000000" w:themeColor="text1"/>
                                <w:sz w:val="16"/>
                                <w:szCs w:val="16"/>
                              </w:rPr>
                              <w:t>a 50% chance of changing context in the following trial</w:t>
                            </w:r>
                            <w:del w:id="240" w:author="Pensack, Max J." w:date="2020-12-08T15:22:00Z">
                              <w:r w:rsidR="00426610" w:rsidDel="006F4D05">
                                <w:rPr>
                                  <w:rFonts w:ascii="Arial" w:hAnsi="Arial" w:cs="Arial"/>
                                  <w:i w:val="0"/>
                                  <w:iCs w:val="0"/>
                                  <w:color w:val="000000" w:themeColor="text1"/>
                                  <w:sz w:val="16"/>
                                  <w:szCs w:val="16"/>
                                </w:rPr>
                                <w:delText xml:space="preserve">, </w:delText>
                              </w:r>
                            </w:del>
                            <w:ins w:id="241" w:author="Pensack, Max J." w:date="2020-12-08T15:22:00Z">
                              <w:r w:rsidR="006F4D05">
                                <w:rPr>
                                  <w:rFonts w:ascii="Arial" w:hAnsi="Arial" w:cs="Arial"/>
                                  <w:i w:val="0"/>
                                  <w:iCs w:val="0"/>
                                  <w:color w:val="000000" w:themeColor="text1"/>
                                  <w:sz w:val="16"/>
                                  <w:szCs w:val="16"/>
                                </w:rPr>
                                <w:t xml:space="preserve">. </w:t>
                              </w:r>
                            </w:ins>
                            <w:del w:id="242" w:author="Pensack, Max J." w:date="2020-12-08T15:23:00Z">
                              <w:r w:rsidR="00426610" w:rsidDel="006F4D05">
                                <w:rPr>
                                  <w:rFonts w:ascii="Arial" w:hAnsi="Arial" w:cs="Arial"/>
                                  <w:i w:val="0"/>
                                  <w:iCs w:val="0"/>
                                  <w:color w:val="000000" w:themeColor="text1"/>
                                  <w:sz w:val="16"/>
                                  <w:szCs w:val="16"/>
                                </w:rPr>
                                <w:delText>although t</w:delText>
                              </w:r>
                            </w:del>
                            <w:ins w:id="243" w:author="Pensack, Max J." w:date="2020-12-08T15:23:00Z">
                              <w:r w:rsidR="006F4D05">
                                <w:rPr>
                                  <w:rFonts w:ascii="Arial" w:hAnsi="Arial" w:cs="Arial"/>
                                  <w:i w:val="0"/>
                                  <w:iCs w:val="0"/>
                                  <w:color w:val="000000" w:themeColor="text1"/>
                                  <w:sz w:val="16"/>
                                  <w:szCs w:val="16"/>
                                </w:rPr>
                                <w:t>The</w:t>
                              </w:r>
                            </w:ins>
                            <w:del w:id="244" w:author="Pensack, Max J." w:date="2020-12-08T15:23:00Z">
                              <w:r w:rsidR="00426610" w:rsidDel="006F4D05">
                                <w:rPr>
                                  <w:rFonts w:ascii="Arial" w:hAnsi="Arial" w:cs="Arial"/>
                                  <w:i w:val="0"/>
                                  <w:iCs w:val="0"/>
                                  <w:color w:val="000000" w:themeColor="text1"/>
                                  <w:sz w:val="16"/>
                                  <w:szCs w:val="16"/>
                                </w:rPr>
                                <w:delText>he</w:delText>
                              </w:r>
                            </w:del>
                            <w:r w:rsidR="00426610">
                              <w:rPr>
                                <w:rFonts w:ascii="Arial" w:hAnsi="Arial" w:cs="Arial"/>
                                <w:i w:val="0"/>
                                <w:iCs w:val="0"/>
                                <w:color w:val="000000" w:themeColor="text1"/>
                                <w:sz w:val="16"/>
                                <w:szCs w:val="16"/>
                              </w:rPr>
                              <w:t xml:space="preserve"> example here shows</w:t>
                            </w:r>
                            <w:ins w:id="245" w:author="Pensack, Max J." w:date="2020-12-08T15:23:00Z">
                              <w:r w:rsidR="006F4D05">
                                <w:rPr>
                                  <w:rFonts w:ascii="Arial" w:hAnsi="Arial" w:cs="Arial"/>
                                  <w:i w:val="0"/>
                                  <w:iCs w:val="0"/>
                                  <w:color w:val="000000" w:themeColor="text1"/>
                                  <w:sz w:val="16"/>
                                  <w:szCs w:val="16"/>
                                </w:rPr>
                                <w:t xml:space="preserve"> the held-out stimulus</w:t>
                              </w:r>
                            </w:ins>
                            <w:ins w:id="246" w:author="Pensack, Max J." w:date="2020-12-08T15:24:00Z">
                              <w:r w:rsidR="006F4D05">
                                <w:rPr>
                                  <w:rFonts w:ascii="Arial" w:hAnsi="Arial" w:cs="Arial"/>
                                  <w:i w:val="0"/>
                                  <w:iCs w:val="0"/>
                                  <w:color w:val="000000" w:themeColor="text1"/>
                                  <w:sz w:val="16"/>
                                  <w:szCs w:val="16"/>
                                </w:rPr>
                                <w:t xml:space="preserve"> (D) appearing on a trial when</w:t>
                              </w:r>
                            </w:ins>
                            <w:r w:rsidR="00426610">
                              <w:rPr>
                                <w:rFonts w:ascii="Arial" w:hAnsi="Arial" w:cs="Arial"/>
                                <w:i w:val="0"/>
                                <w:iCs w:val="0"/>
                                <w:color w:val="000000" w:themeColor="text1"/>
                                <w:sz w:val="16"/>
                                <w:szCs w:val="16"/>
                              </w:rPr>
                              <w:t xml:space="preserve"> context remain</w:t>
                            </w:r>
                            <w:del w:id="247" w:author="Pensack, Max J." w:date="2020-12-08T15:24:00Z">
                              <w:r w:rsidR="00426610" w:rsidDel="006F4D05">
                                <w:rPr>
                                  <w:rFonts w:ascii="Arial" w:hAnsi="Arial" w:cs="Arial"/>
                                  <w:i w:val="0"/>
                                  <w:iCs w:val="0"/>
                                  <w:color w:val="000000" w:themeColor="text1"/>
                                  <w:sz w:val="16"/>
                                  <w:szCs w:val="16"/>
                                </w:rPr>
                                <w:delText>ing</w:delText>
                              </w:r>
                            </w:del>
                            <w:ins w:id="248" w:author="Pensack, Max J." w:date="2020-12-08T15:24:00Z">
                              <w:r w:rsidR="006F4D05">
                                <w:rPr>
                                  <w:rFonts w:ascii="Arial" w:hAnsi="Arial" w:cs="Arial"/>
                                  <w:i w:val="0"/>
                                  <w:iCs w:val="0"/>
                                  <w:color w:val="000000" w:themeColor="text1"/>
                                  <w:sz w:val="16"/>
                                  <w:szCs w:val="16"/>
                                </w:rPr>
                                <w:t>s</w:t>
                              </w:r>
                            </w:ins>
                            <w:r w:rsidR="00426610">
                              <w:rPr>
                                <w:rFonts w:ascii="Arial" w:hAnsi="Arial" w:cs="Arial"/>
                                <w:i w:val="0"/>
                                <w:iCs w:val="0"/>
                                <w:color w:val="000000" w:themeColor="text1"/>
                                <w:sz w:val="16"/>
                                <w:szCs w:val="16"/>
                              </w:rPr>
                              <w:t xml:space="preserve">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ED1BB" id="Text Box 15" o:spid="_x0000_s1030" type="#_x0000_t202" style="position:absolute;left:0;text-align:left;margin-left:-4.65pt;margin-top:230.6pt;width:345.6pt;height:1in;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" fillcolor="white [3201]" stroked="f" strokeweight=".5pt">
                <v:textbox>
                  <w:txbxContent>
                    <w:p w14:paraId="4389E70E" w14:textId="42BF2DE1" w:rsidR="00E360DD" w:rsidRPr="006463E0" w:rsidRDefault="00E360DD" w:rsidP="00E4575E">
                      <w:pPr>
                        <w:pStyle w:val="Caption"/>
                        <w:jc w:val="both"/>
                        <w:rPr>
                          <w:rFonts w:ascii="Arial" w:hAnsi="Arial" w:cs="Arial"/>
                          <w:i w:val="0"/>
                          <w:iCs w:val="0"/>
                          <w:color w:val="000000" w:themeColor="text1"/>
                        </w:rPr>
                      </w:pPr>
                      <w:r w:rsidRPr="006463E0">
                        <w:rPr>
                          <w:rFonts w:ascii="Arial" w:hAnsi="Arial" w:cs="Arial"/>
                          <w:b/>
                          <w:bCs/>
                          <w:i w:val="0"/>
                          <w:iCs w:val="0"/>
                          <w:color w:val="000000" w:themeColor="text1"/>
                          <w:sz w:val="16"/>
                          <w:szCs w:val="16"/>
                        </w:rPr>
                        <w:t xml:space="preserve">Fig. </w:t>
                      </w:r>
                      <w:r>
                        <w:rPr>
                          <w:rFonts w:ascii="Arial" w:hAnsi="Arial" w:cs="Arial"/>
                          <w:b/>
                          <w:bCs/>
                          <w:i w:val="0"/>
                          <w:iCs w:val="0"/>
                          <w:color w:val="000000" w:themeColor="text1"/>
                          <w:sz w:val="16"/>
                          <w:szCs w:val="16"/>
                        </w:rPr>
                        <w:t>5</w:t>
                      </w:r>
                      <w:r w:rsidRPr="006463E0">
                        <w:rPr>
                          <w:rFonts w:ascii="Arial" w:hAnsi="Arial" w:cs="Arial"/>
                          <w:b/>
                          <w:bCs/>
                          <w:i w:val="0"/>
                          <w:iCs w:val="0"/>
                          <w:color w:val="000000" w:themeColor="text1"/>
                          <w:sz w:val="16"/>
                          <w:szCs w:val="16"/>
                        </w:rPr>
                        <w:t xml:space="preserve">: </w:t>
                      </w:r>
                      <w:r>
                        <w:rPr>
                          <w:rFonts w:ascii="Arial" w:hAnsi="Arial" w:cs="Arial"/>
                          <w:b/>
                          <w:bCs/>
                          <w:i w:val="0"/>
                          <w:iCs w:val="0"/>
                          <w:color w:val="000000" w:themeColor="text1"/>
                          <w:sz w:val="16"/>
                          <w:szCs w:val="16"/>
                        </w:rPr>
                        <w:t>Task design for Aim 2</w:t>
                      </w:r>
                      <w:r w:rsidRPr="006463E0">
                        <w:rPr>
                          <w:rFonts w:ascii="Arial" w:hAnsi="Arial" w:cs="Arial" w:hint="eastAsia"/>
                          <w:b/>
                          <w:bCs/>
                          <w:i w:val="0"/>
                          <w:iCs w:val="0"/>
                          <w:color w:val="000000" w:themeColor="text1"/>
                          <w:sz w:val="16"/>
                          <w:szCs w:val="16"/>
                        </w:rPr>
                        <w:t>.</w:t>
                      </w:r>
                      <w:r w:rsidRPr="006463E0">
                        <w:rPr>
                          <w:rFonts w:ascii="Arial" w:hAnsi="Arial" w:cs="Arial"/>
                          <w:i w:val="0"/>
                          <w:iCs w:val="0"/>
                          <w:color w:val="000000" w:themeColor="text1"/>
                          <w:sz w:val="16"/>
                          <w:szCs w:val="16"/>
                        </w:rPr>
                        <w:t xml:space="preserve"> </w:t>
                      </w:r>
                      <w:r w:rsidR="00426610">
                        <w:rPr>
                          <w:rFonts w:ascii="Arial" w:hAnsi="Arial" w:cs="Arial"/>
                          <w:i w:val="0"/>
                          <w:iCs w:val="0"/>
                          <w:color w:val="000000" w:themeColor="text1"/>
                          <w:sz w:val="16"/>
                          <w:szCs w:val="16"/>
                        </w:rPr>
                        <w:t xml:space="preserve">At first, animals will experience several blocks in each context with all four visual stimuli (A-D). Then new contextual cues will be introduced, and animals will only experience three of the four visual stimuli (A-C, in the first example), before experiencing the held-out stimulus for the first time on a trial following a switch-cue trial. </w:t>
                      </w:r>
                      <w:ins w:id="249" w:author="Pensack, Max J." w:date="2020-12-08T15:21:00Z">
                        <w:r w:rsidR="006F4D05">
                          <w:rPr>
                            <w:rFonts w:ascii="Arial" w:hAnsi="Arial" w:cs="Arial"/>
                            <w:i w:val="0"/>
                            <w:iCs w:val="0"/>
                            <w:color w:val="000000" w:themeColor="text1"/>
                            <w:sz w:val="16"/>
                            <w:szCs w:val="16"/>
                          </w:rPr>
                          <w:t>Importantly, as in Aim</w:t>
                        </w:r>
                      </w:ins>
                      <w:ins w:id="250" w:author="Pensack, Max J." w:date="2020-12-08T15:22:00Z">
                        <w:r w:rsidR="006F4D05">
                          <w:rPr>
                            <w:rFonts w:ascii="Arial" w:hAnsi="Arial" w:cs="Arial"/>
                            <w:i w:val="0"/>
                            <w:iCs w:val="0"/>
                            <w:color w:val="000000" w:themeColor="text1"/>
                            <w:sz w:val="16"/>
                            <w:szCs w:val="16"/>
                          </w:rPr>
                          <w:t xml:space="preserve"> 1, switch-cue trials will precede all changes in context, with </w:t>
                        </w:r>
                      </w:ins>
                      <w:del w:id="251" w:author="Pensack, Max J." w:date="2020-12-08T15:22:00Z">
                        <w:r w:rsidR="00426610" w:rsidDel="006F4D05">
                          <w:rPr>
                            <w:rFonts w:ascii="Arial" w:hAnsi="Arial" w:cs="Arial"/>
                            <w:i w:val="0"/>
                            <w:iCs w:val="0"/>
                            <w:color w:val="000000" w:themeColor="text1"/>
                            <w:sz w:val="16"/>
                            <w:szCs w:val="16"/>
                          </w:rPr>
                          <w:delText xml:space="preserve">As in Aim 1, </w:delText>
                        </w:r>
                      </w:del>
                      <w:r w:rsidR="00426610">
                        <w:rPr>
                          <w:rFonts w:ascii="Arial" w:hAnsi="Arial" w:cs="Arial"/>
                          <w:i w:val="0"/>
                          <w:iCs w:val="0"/>
                          <w:color w:val="000000" w:themeColor="text1"/>
                          <w:sz w:val="16"/>
                          <w:szCs w:val="16"/>
                        </w:rPr>
                        <w:t xml:space="preserve">the switch cue </w:t>
                      </w:r>
                      <w:del w:id="252" w:author="Pensack, Max J." w:date="2020-12-08T15:22:00Z">
                        <w:r w:rsidR="00426610" w:rsidDel="006F4D05">
                          <w:rPr>
                            <w:rFonts w:ascii="Arial" w:hAnsi="Arial" w:cs="Arial"/>
                            <w:i w:val="0"/>
                            <w:iCs w:val="0"/>
                            <w:color w:val="000000" w:themeColor="text1"/>
                            <w:sz w:val="16"/>
                            <w:szCs w:val="16"/>
                          </w:rPr>
                          <w:delText xml:space="preserve">predicts </w:delText>
                        </w:r>
                      </w:del>
                      <w:ins w:id="253" w:author="Pensack, Max J." w:date="2020-12-08T15:22:00Z">
                        <w:r w:rsidR="006F4D05">
                          <w:rPr>
                            <w:rFonts w:ascii="Arial" w:hAnsi="Arial" w:cs="Arial"/>
                            <w:i w:val="0"/>
                            <w:iCs w:val="0"/>
                            <w:color w:val="000000" w:themeColor="text1"/>
                            <w:sz w:val="16"/>
                            <w:szCs w:val="16"/>
                          </w:rPr>
                          <w:t xml:space="preserve">signaling </w:t>
                        </w:r>
                      </w:ins>
                      <w:r w:rsidR="00426610">
                        <w:rPr>
                          <w:rFonts w:ascii="Arial" w:hAnsi="Arial" w:cs="Arial"/>
                          <w:i w:val="0"/>
                          <w:iCs w:val="0"/>
                          <w:color w:val="000000" w:themeColor="text1"/>
                          <w:sz w:val="16"/>
                          <w:szCs w:val="16"/>
                        </w:rPr>
                        <w:t>a 50% chance of changing context in the following trial</w:t>
                      </w:r>
                      <w:del w:id="254" w:author="Pensack, Max J." w:date="2020-12-08T15:22:00Z">
                        <w:r w:rsidR="00426610" w:rsidDel="006F4D05">
                          <w:rPr>
                            <w:rFonts w:ascii="Arial" w:hAnsi="Arial" w:cs="Arial"/>
                            <w:i w:val="0"/>
                            <w:iCs w:val="0"/>
                            <w:color w:val="000000" w:themeColor="text1"/>
                            <w:sz w:val="16"/>
                            <w:szCs w:val="16"/>
                          </w:rPr>
                          <w:delText xml:space="preserve">, </w:delText>
                        </w:r>
                      </w:del>
                      <w:ins w:id="255" w:author="Pensack, Max J." w:date="2020-12-08T15:22:00Z">
                        <w:r w:rsidR="006F4D05">
                          <w:rPr>
                            <w:rFonts w:ascii="Arial" w:hAnsi="Arial" w:cs="Arial"/>
                            <w:i w:val="0"/>
                            <w:iCs w:val="0"/>
                            <w:color w:val="000000" w:themeColor="text1"/>
                            <w:sz w:val="16"/>
                            <w:szCs w:val="16"/>
                          </w:rPr>
                          <w:t xml:space="preserve">. </w:t>
                        </w:r>
                      </w:ins>
                      <w:del w:id="256" w:author="Pensack, Max J." w:date="2020-12-08T15:23:00Z">
                        <w:r w:rsidR="00426610" w:rsidDel="006F4D05">
                          <w:rPr>
                            <w:rFonts w:ascii="Arial" w:hAnsi="Arial" w:cs="Arial"/>
                            <w:i w:val="0"/>
                            <w:iCs w:val="0"/>
                            <w:color w:val="000000" w:themeColor="text1"/>
                            <w:sz w:val="16"/>
                            <w:szCs w:val="16"/>
                          </w:rPr>
                          <w:delText>although t</w:delText>
                        </w:r>
                      </w:del>
                      <w:ins w:id="257" w:author="Pensack, Max J." w:date="2020-12-08T15:23:00Z">
                        <w:r w:rsidR="006F4D05">
                          <w:rPr>
                            <w:rFonts w:ascii="Arial" w:hAnsi="Arial" w:cs="Arial"/>
                            <w:i w:val="0"/>
                            <w:iCs w:val="0"/>
                            <w:color w:val="000000" w:themeColor="text1"/>
                            <w:sz w:val="16"/>
                            <w:szCs w:val="16"/>
                          </w:rPr>
                          <w:t>The</w:t>
                        </w:r>
                      </w:ins>
                      <w:del w:id="258" w:author="Pensack, Max J." w:date="2020-12-08T15:23:00Z">
                        <w:r w:rsidR="00426610" w:rsidDel="006F4D05">
                          <w:rPr>
                            <w:rFonts w:ascii="Arial" w:hAnsi="Arial" w:cs="Arial"/>
                            <w:i w:val="0"/>
                            <w:iCs w:val="0"/>
                            <w:color w:val="000000" w:themeColor="text1"/>
                            <w:sz w:val="16"/>
                            <w:szCs w:val="16"/>
                          </w:rPr>
                          <w:delText>he</w:delText>
                        </w:r>
                      </w:del>
                      <w:r w:rsidR="00426610">
                        <w:rPr>
                          <w:rFonts w:ascii="Arial" w:hAnsi="Arial" w:cs="Arial"/>
                          <w:i w:val="0"/>
                          <w:iCs w:val="0"/>
                          <w:color w:val="000000" w:themeColor="text1"/>
                          <w:sz w:val="16"/>
                          <w:szCs w:val="16"/>
                        </w:rPr>
                        <w:t xml:space="preserve"> example here shows</w:t>
                      </w:r>
                      <w:ins w:id="259" w:author="Pensack, Max J." w:date="2020-12-08T15:23:00Z">
                        <w:r w:rsidR="006F4D05">
                          <w:rPr>
                            <w:rFonts w:ascii="Arial" w:hAnsi="Arial" w:cs="Arial"/>
                            <w:i w:val="0"/>
                            <w:iCs w:val="0"/>
                            <w:color w:val="000000" w:themeColor="text1"/>
                            <w:sz w:val="16"/>
                            <w:szCs w:val="16"/>
                          </w:rPr>
                          <w:t xml:space="preserve"> the held-out stimulus</w:t>
                        </w:r>
                      </w:ins>
                      <w:ins w:id="260" w:author="Pensack, Max J." w:date="2020-12-08T15:24:00Z">
                        <w:r w:rsidR="006F4D05">
                          <w:rPr>
                            <w:rFonts w:ascii="Arial" w:hAnsi="Arial" w:cs="Arial"/>
                            <w:i w:val="0"/>
                            <w:iCs w:val="0"/>
                            <w:color w:val="000000" w:themeColor="text1"/>
                            <w:sz w:val="16"/>
                            <w:szCs w:val="16"/>
                          </w:rPr>
                          <w:t xml:space="preserve"> (D) appearing on a trial when</w:t>
                        </w:r>
                      </w:ins>
                      <w:r w:rsidR="00426610">
                        <w:rPr>
                          <w:rFonts w:ascii="Arial" w:hAnsi="Arial" w:cs="Arial"/>
                          <w:i w:val="0"/>
                          <w:iCs w:val="0"/>
                          <w:color w:val="000000" w:themeColor="text1"/>
                          <w:sz w:val="16"/>
                          <w:szCs w:val="16"/>
                        </w:rPr>
                        <w:t xml:space="preserve"> context remain</w:t>
                      </w:r>
                      <w:del w:id="261" w:author="Pensack, Max J." w:date="2020-12-08T15:24:00Z">
                        <w:r w:rsidR="00426610" w:rsidDel="006F4D05">
                          <w:rPr>
                            <w:rFonts w:ascii="Arial" w:hAnsi="Arial" w:cs="Arial"/>
                            <w:i w:val="0"/>
                            <w:iCs w:val="0"/>
                            <w:color w:val="000000" w:themeColor="text1"/>
                            <w:sz w:val="16"/>
                            <w:szCs w:val="16"/>
                          </w:rPr>
                          <w:delText>ing</w:delText>
                        </w:r>
                      </w:del>
                      <w:ins w:id="262" w:author="Pensack, Max J." w:date="2020-12-08T15:24:00Z">
                        <w:r w:rsidR="006F4D05">
                          <w:rPr>
                            <w:rFonts w:ascii="Arial" w:hAnsi="Arial" w:cs="Arial"/>
                            <w:i w:val="0"/>
                            <w:iCs w:val="0"/>
                            <w:color w:val="000000" w:themeColor="text1"/>
                            <w:sz w:val="16"/>
                            <w:szCs w:val="16"/>
                          </w:rPr>
                          <w:t>s</w:t>
                        </w:r>
                      </w:ins>
                      <w:r w:rsidR="00426610">
                        <w:rPr>
                          <w:rFonts w:ascii="Arial" w:hAnsi="Arial" w:cs="Arial"/>
                          <w:i w:val="0"/>
                          <w:iCs w:val="0"/>
                          <w:color w:val="000000" w:themeColor="text1"/>
                          <w:sz w:val="16"/>
                          <w:szCs w:val="16"/>
                        </w:rPr>
                        <w:t xml:space="preserve"> the same.</w:t>
                      </w:r>
                    </w:p>
                  </w:txbxContent>
                </v:textbox>
                <w10:wrap type="square" anchorx="margin" anchory="margin"/>
              </v:shape>
            </w:pict>
          </mc:Fallback>
        </mc:AlternateContent>
      </w:r>
      <w:ins w:id="263" w:author="Pensack, Max J." w:date="2020-12-08T12:48:00Z">
        <w:r>
          <w:rPr>
            <w:rFonts w:ascii="Arial" w:hAnsi="Arial" w:cs="Arial"/>
            <w:noProof/>
            <w:sz w:val="22"/>
            <w:szCs w:val="22"/>
          </w:rPr>
          <w:drawing>
            <wp:anchor distT="0" distB="0" distL="114300" distR="114300" simplePos="0" relativeHeight="251668480" behindDoc="0" locked="0" layoutInCell="1" allowOverlap="1" wp14:anchorId="3C633E3D" wp14:editId="3BBDBD10">
              <wp:simplePos x="0" y="0"/>
              <wp:positionH relativeFrom="margin">
                <wp:posOffset>-54610</wp:posOffset>
              </wp:positionH>
              <wp:positionV relativeFrom="margin">
                <wp:posOffset>2123440</wp:posOffset>
              </wp:positionV>
              <wp:extent cx="4389120" cy="806376"/>
              <wp:effectExtent l="0" t="0" r="0" b="0"/>
              <wp:wrapSquare wrapText="bothSides"/>
              <wp:docPr id="2" name="Picture 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ams&#10;&#10;Description automatically generated"/>
                      <pic:cNvPicPr/>
                    </pic:nvPicPr>
                    <pic:blipFill rotWithShape="1">
                      <a:blip r:embed="rId12" cstate="print">
                        <a:extLst>
                          <a:ext uri="{28A0092B-C50C-407E-A947-70E740481C1C}">
                            <a14:useLocalDpi xmlns:a14="http://schemas.microsoft.com/office/drawing/2010/main" val="0"/>
                          </a:ext>
                        </a:extLst>
                      </a:blip>
                      <a:srcRect t="31799" b="35537"/>
                      <a:stretch/>
                    </pic:blipFill>
                    <pic:spPr bwMode="auto">
                      <a:xfrm>
                        <a:off x="0" y="0"/>
                        <a:ext cx="4389120" cy="8063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025B15" w:rsidRPr="0052401F">
        <w:rPr>
          <w:rFonts w:ascii="Arial" w:hAnsi="Arial" w:cs="Arial"/>
          <w:i/>
          <w:iCs/>
          <w:sz w:val="22"/>
          <w:szCs w:val="22"/>
          <w:u w:val="single"/>
        </w:rPr>
        <w:t>Experimental Procedures:</w:t>
      </w:r>
      <w:del w:id="264" w:author="Pensack, Max J." w:date="2020-12-08T12:46:00Z">
        <w:r w:rsidR="000A32B2" w:rsidDel="00863097">
          <w:rPr>
            <w:rFonts w:ascii="Arial" w:hAnsi="Arial" w:cs="Arial"/>
            <w:noProof/>
            <w:sz w:val="22"/>
            <w:szCs w:val="22"/>
          </w:rPr>
          <w:drawing>
            <wp:anchor distT="0" distB="0" distL="114300" distR="114300" simplePos="0" relativeHeight="251666432" behindDoc="0" locked="0" layoutInCell="1" allowOverlap="1" wp14:anchorId="0E8EB744" wp14:editId="467A754E">
              <wp:simplePos x="0" y="0"/>
              <wp:positionH relativeFrom="margin">
                <wp:posOffset>0</wp:posOffset>
              </wp:positionH>
              <wp:positionV relativeFrom="margin">
                <wp:posOffset>3397313</wp:posOffset>
              </wp:positionV>
              <wp:extent cx="4572000" cy="897890"/>
              <wp:effectExtent l="0" t="0" r="0" b="3810"/>
              <wp:wrapSquare wrapText="bothSides"/>
              <wp:docPr id="5" name="Picture 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ams&#10;&#10;Description automatically generated"/>
                      <pic:cNvPicPr/>
                    </pic:nvPicPr>
                    <pic:blipFill rotWithShape="1">
                      <a:blip r:embed="rId13" cstate="print">
                        <a:extLst>
                          <a:ext uri="{28A0092B-C50C-407E-A947-70E740481C1C}">
                            <a14:useLocalDpi xmlns:a14="http://schemas.microsoft.com/office/drawing/2010/main" val="0"/>
                          </a:ext>
                        </a:extLst>
                      </a:blip>
                      <a:srcRect t="30778" b="34295"/>
                      <a:stretch/>
                    </pic:blipFill>
                    <pic:spPr bwMode="auto">
                      <a:xfrm>
                        <a:off x="0" y="0"/>
                        <a:ext cx="4572000" cy="897890"/>
                      </a:xfrm>
                      <a:prstGeom prst="rect">
                        <a:avLst/>
                      </a:prstGeom>
                      <a:ln>
                        <a:noFill/>
                      </a:ln>
                      <a:extLst>
                        <a:ext uri="{53640926-AAD7-44D8-BBD7-CCE9431645EC}">
                          <a14:shadowObscured xmlns:a14="http://schemas.microsoft.com/office/drawing/2010/main"/>
                        </a:ext>
                      </a:extLst>
                    </pic:spPr>
                  </pic:pic>
                </a:graphicData>
              </a:graphic>
            </wp:anchor>
          </w:drawing>
        </w:r>
      </w:del>
      <w:r w:rsidR="00DF6FDA">
        <w:rPr>
          <w:rFonts w:ascii="Arial" w:eastAsia="Times New Roman" w:hAnsi="Arial" w:cs="Arial"/>
          <w:color w:val="1A1A1A"/>
          <w:sz w:val="22"/>
          <w:szCs w:val="22"/>
        </w:rPr>
        <w:t xml:space="preserve"> </w:t>
      </w:r>
      <w:r w:rsidR="000A32B2">
        <w:rPr>
          <w:rFonts w:ascii="Arial" w:eastAsia="Times New Roman" w:hAnsi="Arial" w:cs="Arial"/>
          <w:color w:val="1A1A1A"/>
          <w:sz w:val="22"/>
          <w:szCs w:val="22"/>
        </w:rPr>
        <w:t xml:space="preserve">This aim adapts the task in Aim </w:t>
      </w:r>
      <w:proofErr w:type="gramStart"/>
      <w:r w:rsidR="000A32B2">
        <w:rPr>
          <w:rFonts w:ascii="Arial" w:eastAsia="Times New Roman" w:hAnsi="Arial" w:cs="Arial"/>
          <w:color w:val="1A1A1A"/>
          <w:sz w:val="22"/>
          <w:szCs w:val="22"/>
        </w:rPr>
        <w:t>1, but</w:t>
      </w:r>
      <w:proofErr w:type="gramEnd"/>
      <w:r w:rsidR="000A32B2">
        <w:rPr>
          <w:rFonts w:ascii="Arial" w:eastAsia="Times New Roman" w:hAnsi="Arial" w:cs="Arial"/>
          <w:color w:val="1A1A1A"/>
          <w:sz w:val="22"/>
          <w:szCs w:val="22"/>
        </w:rPr>
        <w:t xml:space="preserve"> introduces many trials in which animals must generalize in novel conditions. The block structure for this task shown in Fig. 5. </w:t>
      </w:r>
      <w:r w:rsidR="00805352" w:rsidRPr="00796C3C">
        <w:rPr>
          <w:rFonts w:ascii="Arial" w:eastAsia="Times New Roman" w:hAnsi="Arial" w:cs="Arial"/>
          <w:color w:val="1A1A1A"/>
          <w:sz w:val="22"/>
          <w:szCs w:val="22"/>
        </w:rPr>
        <w:t xml:space="preserve">After performing </w:t>
      </w:r>
      <w:r w:rsidR="00805352">
        <w:rPr>
          <w:rFonts w:ascii="Arial" w:eastAsia="Times New Roman" w:hAnsi="Arial" w:cs="Arial"/>
          <w:color w:val="1A1A1A"/>
          <w:sz w:val="22"/>
          <w:szCs w:val="22"/>
        </w:rPr>
        <w:t>several</w:t>
      </w:r>
      <w:r w:rsidR="00805352" w:rsidRPr="00796C3C">
        <w:rPr>
          <w:rFonts w:ascii="Arial" w:eastAsia="Times New Roman" w:hAnsi="Arial" w:cs="Arial"/>
          <w:color w:val="1A1A1A"/>
          <w:sz w:val="22"/>
          <w:szCs w:val="22"/>
        </w:rPr>
        <w:t xml:space="preserve"> blocks of the </w:t>
      </w:r>
      <w:r w:rsidR="00805352">
        <w:rPr>
          <w:rFonts w:ascii="Arial" w:eastAsia="Times New Roman" w:hAnsi="Arial" w:cs="Arial"/>
          <w:color w:val="1A1A1A"/>
          <w:sz w:val="22"/>
          <w:szCs w:val="22"/>
        </w:rPr>
        <w:t xml:space="preserve">task in </w:t>
      </w:r>
      <w:r w:rsidR="00805352" w:rsidRPr="00796C3C">
        <w:rPr>
          <w:rFonts w:ascii="Arial" w:eastAsia="Times New Roman" w:hAnsi="Arial" w:cs="Arial"/>
          <w:color w:val="1A1A1A"/>
          <w:sz w:val="22"/>
          <w:szCs w:val="22"/>
        </w:rPr>
        <w:t xml:space="preserve">Aim 1, </w:t>
      </w:r>
      <w:r w:rsidR="00805352">
        <w:rPr>
          <w:rFonts w:ascii="Arial" w:eastAsia="Times New Roman" w:hAnsi="Arial" w:cs="Arial"/>
          <w:color w:val="1A1A1A"/>
          <w:sz w:val="22"/>
          <w:szCs w:val="22"/>
        </w:rPr>
        <w:t xml:space="preserve">two </w:t>
      </w:r>
      <w:r w:rsidR="00805352" w:rsidRPr="00796C3C">
        <w:rPr>
          <w:rFonts w:ascii="Arial" w:eastAsia="Times New Roman" w:hAnsi="Arial" w:cs="Arial"/>
          <w:color w:val="1A1A1A"/>
          <w:sz w:val="22"/>
          <w:szCs w:val="22"/>
        </w:rPr>
        <w:t>new contextual cues</w:t>
      </w:r>
      <w:r w:rsidR="000A32B2">
        <w:rPr>
          <w:rFonts w:ascii="Arial" w:eastAsia="Times New Roman" w:hAnsi="Arial" w:cs="Arial"/>
          <w:color w:val="1A1A1A"/>
          <w:sz w:val="22"/>
          <w:szCs w:val="22"/>
        </w:rPr>
        <w:t xml:space="preserve"> (fractal images)</w:t>
      </w:r>
      <w:r w:rsidR="00805352" w:rsidRPr="00796C3C">
        <w:rPr>
          <w:rFonts w:ascii="Arial" w:eastAsia="Times New Roman" w:hAnsi="Arial" w:cs="Arial"/>
          <w:color w:val="1A1A1A"/>
          <w:sz w:val="22"/>
          <w:szCs w:val="22"/>
        </w:rPr>
        <w:t xml:space="preserve"> will </w:t>
      </w:r>
      <w:r w:rsidR="00805352">
        <w:rPr>
          <w:rFonts w:ascii="Arial" w:eastAsia="Times New Roman" w:hAnsi="Arial" w:cs="Arial"/>
          <w:color w:val="1A1A1A"/>
          <w:sz w:val="22"/>
          <w:szCs w:val="22"/>
        </w:rPr>
        <w:t>be introduced</w:t>
      </w:r>
      <w:r w:rsidR="00805352" w:rsidRPr="00796C3C">
        <w:rPr>
          <w:rFonts w:ascii="Arial" w:eastAsia="Times New Roman" w:hAnsi="Arial" w:cs="Arial"/>
          <w:color w:val="1A1A1A"/>
          <w:sz w:val="22"/>
          <w:szCs w:val="22"/>
        </w:rPr>
        <w:t xml:space="preserve"> for the </w:t>
      </w:r>
      <w:r w:rsidR="00805352">
        <w:rPr>
          <w:rFonts w:ascii="Arial" w:eastAsia="Times New Roman" w:hAnsi="Arial" w:cs="Arial"/>
          <w:color w:val="1A1A1A"/>
          <w:sz w:val="22"/>
          <w:szCs w:val="22"/>
        </w:rPr>
        <w:t>two behavioral contexts (again, on the first 8 trials of each block)</w:t>
      </w:r>
      <w:r w:rsidR="00805352" w:rsidRPr="00796C3C">
        <w:rPr>
          <w:rFonts w:ascii="Arial" w:eastAsia="Times New Roman" w:hAnsi="Arial" w:cs="Arial"/>
          <w:color w:val="1A1A1A"/>
          <w:sz w:val="22"/>
          <w:szCs w:val="22"/>
        </w:rPr>
        <w:t xml:space="preserve">. </w:t>
      </w:r>
      <w:r w:rsidR="00805352">
        <w:rPr>
          <w:rFonts w:ascii="Arial" w:eastAsia="Times New Roman" w:hAnsi="Arial" w:cs="Arial"/>
          <w:color w:val="1A1A1A"/>
          <w:sz w:val="22"/>
          <w:szCs w:val="22"/>
        </w:rPr>
        <w:t>However, now animals will</w:t>
      </w:r>
      <w:r w:rsidR="00805352" w:rsidRPr="00796C3C">
        <w:rPr>
          <w:rFonts w:ascii="Arial" w:eastAsia="Times New Roman" w:hAnsi="Arial" w:cs="Arial"/>
          <w:color w:val="1A1A1A"/>
          <w:sz w:val="22"/>
          <w:szCs w:val="22"/>
        </w:rPr>
        <w:t xml:space="preserve"> only </w:t>
      </w:r>
      <w:r w:rsidR="00805352">
        <w:rPr>
          <w:rFonts w:ascii="Arial" w:eastAsia="Times New Roman" w:hAnsi="Arial" w:cs="Arial"/>
          <w:color w:val="1A1A1A"/>
          <w:sz w:val="22"/>
          <w:szCs w:val="22"/>
        </w:rPr>
        <w:t>be exposed to conditions using three of the four</w:t>
      </w:r>
      <w:r w:rsidR="00805352" w:rsidRPr="00796C3C">
        <w:rPr>
          <w:rFonts w:ascii="Arial" w:eastAsia="Times New Roman" w:hAnsi="Arial" w:cs="Arial"/>
          <w:color w:val="1A1A1A"/>
          <w:sz w:val="22"/>
          <w:szCs w:val="22"/>
        </w:rPr>
        <w:t xml:space="preserve"> </w:t>
      </w:r>
      <w:r w:rsidR="00805352">
        <w:rPr>
          <w:rFonts w:ascii="Arial" w:eastAsia="Times New Roman" w:hAnsi="Arial" w:cs="Arial"/>
          <w:color w:val="1A1A1A"/>
          <w:sz w:val="22"/>
          <w:szCs w:val="22"/>
        </w:rPr>
        <w:t>visual stimuli</w:t>
      </w:r>
      <w:r w:rsidR="00805352" w:rsidRPr="00796C3C">
        <w:rPr>
          <w:rFonts w:ascii="Arial" w:eastAsia="Times New Roman" w:hAnsi="Arial" w:cs="Arial"/>
          <w:color w:val="1A1A1A"/>
          <w:sz w:val="22"/>
          <w:szCs w:val="22"/>
        </w:rPr>
        <w:t xml:space="preserve">. After experiencing many trials </w:t>
      </w:r>
      <w:r w:rsidR="00805352">
        <w:rPr>
          <w:rFonts w:ascii="Arial" w:eastAsia="Times New Roman" w:hAnsi="Arial" w:cs="Arial"/>
          <w:color w:val="1A1A1A"/>
          <w:sz w:val="22"/>
          <w:szCs w:val="22"/>
        </w:rPr>
        <w:t>in</w:t>
      </w:r>
      <w:r w:rsidR="00805352" w:rsidRPr="00796C3C">
        <w:rPr>
          <w:rFonts w:ascii="Arial" w:eastAsia="Times New Roman" w:hAnsi="Arial" w:cs="Arial"/>
          <w:color w:val="1A1A1A"/>
          <w:sz w:val="22"/>
          <w:szCs w:val="22"/>
        </w:rPr>
        <w:t xml:space="preserve"> both contexts, the </w:t>
      </w:r>
      <w:r w:rsidR="00805352">
        <w:rPr>
          <w:rFonts w:ascii="Arial" w:eastAsia="Times New Roman" w:hAnsi="Arial" w:cs="Arial"/>
          <w:color w:val="1A1A1A"/>
          <w:sz w:val="22"/>
          <w:szCs w:val="22"/>
        </w:rPr>
        <w:t>fourth</w:t>
      </w:r>
      <w:r w:rsidR="00805352" w:rsidRPr="00877CFB">
        <w:rPr>
          <w:rFonts w:ascii="Arial" w:hAnsi="Arial" w:cs="Arial"/>
          <w:color w:val="1A1A1A"/>
          <w:sz w:val="22"/>
          <w:szCs w:val="22"/>
        </w:rPr>
        <w:t xml:space="preserve"> stimulus</w:t>
      </w:r>
      <w:r w:rsidR="00805352" w:rsidRPr="00796C3C">
        <w:rPr>
          <w:rFonts w:ascii="Arial" w:eastAsia="Times New Roman" w:hAnsi="Arial" w:cs="Arial"/>
          <w:color w:val="1A1A1A"/>
          <w:sz w:val="22"/>
          <w:szCs w:val="22"/>
        </w:rPr>
        <w:t xml:space="preserve"> will appear </w:t>
      </w:r>
      <w:r w:rsidR="00805352">
        <w:rPr>
          <w:rFonts w:ascii="Arial" w:eastAsia="Times New Roman" w:hAnsi="Arial" w:cs="Arial"/>
          <w:color w:val="1A1A1A"/>
          <w:sz w:val="22"/>
          <w:szCs w:val="22"/>
        </w:rPr>
        <w:t xml:space="preserve">for the first time </w:t>
      </w:r>
      <w:r w:rsidR="00805352" w:rsidRPr="00796C3C">
        <w:rPr>
          <w:rFonts w:ascii="Arial" w:eastAsia="Times New Roman" w:hAnsi="Arial" w:cs="Arial"/>
          <w:color w:val="1A1A1A"/>
          <w:sz w:val="22"/>
          <w:szCs w:val="22"/>
        </w:rPr>
        <w:t>on</w:t>
      </w:r>
      <w:r w:rsidR="00805352">
        <w:rPr>
          <w:rFonts w:ascii="Arial" w:eastAsia="Times New Roman" w:hAnsi="Arial" w:cs="Arial"/>
          <w:color w:val="1A1A1A"/>
          <w:sz w:val="22"/>
          <w:szCs w:val="22"/>
        </w:rPr>
        <w:t xml:space="preserve"> a </w:t>
      </w:r>
      <w:r w:rsidR="00805352" w:rsidRPr="00796C3C">
        <w:rPr>
          <w:rFonts w:ascii="Arial" w:eastAsia="Times New Roman" w:hAnsi="Arial" w:cs="Arial"/>
          <w:color w:val="1A1A1A"/>
          <w:sz w:val="22"/>
          <w:szCs w:val="22"/>
        </w:rPr>
        <w:t xml:space="preserve">trial </w:t>
      </w:r>
      <w:r w:rsidR="00805352">
        <w:rPr>
          <w:rFonts w:ascii="Arial" w:eastAsia="Times New Roman" w:hAnsi="Arial" w:cs="Arial"/>
          <w:color w:val="1A1A1A"/>
          <w:sz w:val="22"/>
          <w:szCs w:val="22"/>
        </w:rPr>
        <w:t>following</w:t>
      </w:r>
      <w:r w:rsidR="00805352" w:rsidRPr="00796C3C">
        <w:rPr>
          <w:rFonts w:ascii="Arial" w:eastAsia="Times New Roman" w:hAnsi="Arial" w:cs="Arial"/>
          <w:color w:val="1A1A1A"/>
          <w:sz w:val="22"/>
          <w:szCs w:val="22"/>
        </w:rPr>
        <w:t xml:space="preserve"> a switch cue. Because animals have never experienced the new contextual cue</w:t>
      </w:r>
      <w:r w:rsidR="00805352">
        <w:rPr>
          <w:rFonts w:ascii="Arial" w:eastAsia="Times New Roman" w:hAnsi="Arial" w:cs="Arial"/>
          <w:color w:val="1A1A1A"/>
          <w:sz w:val="22"/>
          <w:szCs w:val="22"/>
        </w:rPr>
        <w:t>s</w:t>
      </w:r>
      <w:r w:rsidR="00805352" w:rsidRPr="00796C3C">
        <w:rPr>
          <w:rFonts w:ascii="Arial" w:eastAsia="Times New Roman" w:hAnsi="Arial" w:cs="Arial"/>
          <w:color w:val="1A1A1A"/>
          <w:sz w:val="22"/>
          <w:szCs w:val="22"/>
        </w:rPr>
        <w:t xml:space="preserve"> with this stimulus, </w:t>
      </w:r>
      <w:r w:rsidR="00805352">
        <w:rPr>
          <w:rFonts w:ascii="Arial" w:eastAsia="Times New Roman" w:hAnsi="Arial" w:cs="Arial"/>
          <w:color w:val="1A1A1A"/>
          <w:sz w:val="22"/>
          <w:szCs w:val="22"/>
        </w:rPr>
        <w:t>such</w:t>
      </w:r>
      <w:r w:rsidR="00805352" w:rsidRPr="00796C3C">
        <w:rPr>
          <w:rFonts w:ascii="Arial" w:eastAsia="Times New Roman" w:hAnsi="Arial" w:cs="Arial"/>
          <w:color w:val="1A1A1A"/>
          <w:sz w:val="22"/>
          <w:szCs w:val="22"/>
        </w:rPr>
        <w:t xml:space="preserve"> trials </w:t>
      </w:r>
      <w:r w:rsidR="00805352">
        <w:rPr>
          <w:rFonts w:ascii="Arial" w:eastAsia="Times New Roman" w:hAnsi="Arial" w:cs="Arial"/>
          <w:color w:val="1A1A1A"/>
          <w:sz w:val="22"/>
          <w:szCs w:val="22"/>
        </w:rPr>
        <w:t>function as</w:t>
      </w:r>
      <w:r w:rsidR="00805352" w:rsidRPr="00796C3C">
        <w:rPr>
          <w:rFonts w:ascii="Arial" w:eastAsia="Times New Roman" w:hAnsi="Arial" w:cs="Arial"/>
          <w:color w:val="1A1A1A"/>
          <w:sz w:val="22"/>
          <w:szCs w:val="22"/>
        </w:rPr>
        <w:t xml:space="preserve"> novel </w:t>
      </w:r>
      <w:r w:rsidR="00805352">
        <w:rPr>
          <w:rFonts w:ascii="Arial" w:eastAsia="Times New Roman" w:hAnsi="Arial" w:cs="Arial"/>
          <w:color w:val="1A1A1A"/>
          <w:sz w:val="22"/>
          <w:szCs w:val="22"/>
        </w:rPr>
        <w:t>conditions</w:t>
      </w:r>
      <w:r w:rsidR="00805352" w:rsidRPr="00796C3C">
        <w:rPr>
          <w:rFonts w:ascii="Arial" w:eastAsia="Times New Roman" w:hAnsi="Arial" w:cs="Arial"/>
          <w:color w:val="1A1A1A"/>
          <w:sz w:val="22"/>
          <w:szCs w:val="22"/>
        </w:rPr>
        <w:t xml:space="preserve">. </w:t>
      </w:r>
      <w:r w:rsidR="00805352">
        <w:rPr>
          <w:rFonts w:ascii="Arial" w:hAnsi="Arial" w:cs="Arial"/>
          <w:sz w:val="22"/>
          <w:szCs w:val="22"/>
        </w:rPr>
        <w:t>Monkeys can</w:t>
      </w:r>
      <w:r w:rsidR="00805352" w:rsidRPr="00F92194">
        <w:rPr>
          <w:rFonts w:ascii="Arial" w:eastAsia="Times New Roman" w:hAnsi="Arial" w:cs="Arial"/>
          <w:sz w:val="22"/>
          <w:szCs w:val="22"/>
        </w:rPr>
        <w:t xml:space="preserve"> exhibit generalization </w:t>
      </w:r>
      <w:r w:rsidR="00805352">
        <w:rPr>
          <w:rFonts w:ascii="Arial" w:hAnsi="Arial" w:cs="Arial"/>
          <w:sz w:val="22"/>
          <w:szCs w:val="22"/>
        </w:rPr>
        <w:t>on this trial by remembering from prior experience that the fourth stimulus is linked to the other three within a context and acting appropriately, an example of Type 2 flexibility.</w:t>
      </w:r>
    </w:p>
    <w:p w14:paraId="028681E3" w14:textId="639F4747" w:rsidR="007F1D3C" w:rsidRDefault="007F1D3C" w:rsidP="00025B15">
      <w:pPr>
        <w:jc w:val="both"/>
        <w:rPr>
          <w:rFonts w:ascii="Arial" w:hAnsi="Arial" w:cs="Arial"/>
          <w:sz w:val="22"/>
          <w:szCs w:val="22"/>
        </w:rPr>
      </w:pPr>
    </w:p>
    <w:p w14:paraId="72BF9D86" w14:textId="304C72BF" w:rsidR="00164972" w:rsidRPr="00D205D1" w:rsidRDefault="00025B15" w:rsidP="00D205D1">
      <w:pPr>
        <w:jc w:val="both"/>
        <w:rPr>
          <w:ins w:id="265" w:author="Pensack, Max J." w:date="2020-12-08T16:30:00Z"/>
          <w:rFonts w:ascii="Arial" w:hAnsi="Arial" w:cs="Arial"/>
          <w:color w:val="1A1A1A"/>
          <w:sz w:val="22"/>
          <w:szCs w:val="22"/>
          <w:rPrChange w:id="266" w:author="Pensack, Max J." w:date="2020-12-08T16:39:00Z">
            <w:rPr>
              <w:ins w:id="267" w:author="Pensack, Max J." w:date="2020-12-08T16:30:00Z"/>
              <w:rFonts w:ascii="Times New Roman" w:eastAsia="Times New Roman" w:hAnsi="Times New Roman" w:cs="Times New Roman"/>
            </w:rPr>
          </w:rPrChange>
        </w:rPr>
        <w:pPrChange w:id="268" w:author="Pensack, Max J." w:date="2020-12-08T16:39:00Z">
          <w:pPr/>
        </w:pPrChange>
      </w:pPr>
      <w:r w:rsidRPr="0052401F">
        <w:rPr>
          <w:rFonts w:ascii="Arial" w:hAnsi="Arial" w:cs="Arial"/>
          <w:i/>
          <w:iCs/>
          <w:sz w:val="22"/>
          <w:szCs w:val="22"/>
          <w:u w:val="single"/>
        </w:rPr>
        <w:t>Expected Outcomes:</w:t>
      </w:r>
      <w:r w:rsidR="00DF6FDA" w:rsidRPr="00DF6FDA">
        <w:rPr>
          <w:rFonts w:ascii="Arial" w:hAnsi="Arial" w:cs="Arial"/>
          <w:i/>
          <w:iCs/>
          <w:sz w:val="22"/>
          <w:szCs w:val="22"/>
        </w:rPr>
        <w:t xml:space="preserve"> </w:t>
      </w:r>
      <w:r w:rsidR="00805352">
        <w:rPr>
          <w:rFonts w:ascii="Arial" w:hAnsi="Arial" w:cs="Arial"/>
          <w:color w:val="1A1A1A"/>
          <w:sz w:val="22"/>
          <w:szCs w:val="22"/>
        </w:rPr>
        <w:t>As in Aim 1, n</w:t>
      </w:r>
      <w:r w:rsidR="00805352" w:rsidRPr="00877CFB">
        <w:rPr>
          <w:rFonts w:ascii="Arial" w:hAnsi="Arial" w:cs="Arial"/>
          <w:color w:val="1A1A1A"/>
          <w:sz w:val="22"/>
          <w:szCs w:val="22"/>
        </w:rPr>
        <w:t xml:space="preserve">eural responses will be </w:t>
      </w:r>
      <w:r w:rsidR="00E73E85">
        <w:rPr>
          <w:rFonts w:ascii="Arial" w:hAnsi="Arial" w:cs="Arial"/>
          <w:color w:val="1A1A1A"/>
          <w:sz w:val="22"/>
          <w:szCs w:val="22"/>
        </w:rPr>
        <w:t xml:space="preserve">primarily </w:t>
      </w:r>
      <w:r w:rsidR="00805352" w:rsidRPr="00877CFB">
        <w:rPr>
          <w:rFonts w:ascii="Arial" w:hAnsi="Arial" w:cs="Arial"/>
          <w:color w:val="1A1A1A"/>
          <w:sz w:val="22"/>
          <w:szCs w:val="22"/>
        </w:rPr>
        <w:t xml:space="preserve">analyzed during the </w:t>
      </w:r>
      <w:r w:rsidR="00805352">
        <w:rPr>
          <w:rFonts w:ascii="Arial" w:hAnsi="Arial" w:cs="Arial"/>
          <w:color w:val="1A1A1A"/>
          <w:sz w:val="22"/>
          <w:szCs w:val="22"/>
        </w:rPr>
        <w:t>delay period</w:t>
      </w:r>
      <w:r w:rsidR="00805352" w:rsidRPr="00877CFB">
        <w:rPr>
          <w:rFonts w:ascii="Arial" w:hAnsi="Arial" w:cs="Arial"/>
          <w:color w:val="1A1A1A"/>
          <w:sz w:val="22"/>
          <w:szCs w:val="22"/>
        </w:rPr>
        <w:t xml:space="preserve"> following stimulus presentation</w:t>
      </w:r>
      <w:r w:rsidR="00805352">
        <w:rPr>
          <w:rFonts w:ascii="Arial" w:hAnsi="Arial" w:cs="Arial"/>
          <w:color w:val="1A1A1A"/>
          <w:sz w:val="22"/>
          <w:szCs w:val="22"/>
        </w:rPr>
        <w:t xml:space="preserve">. </w:t>
      </w:r>
      <w:r w:rsidR="00C41D45">
        <w:rPr>
          <w:rFonts w:ascii="Arial" w:hAnsi="Arial" w:cs="Arial"/>
          <w:color w:val="1A1A1A"/>
          <w:sz w:val="22"/>
          <w:szCs w:val="22"/>
        </w:rPr>
        <w:t xml:space="preserve">I will compute CCGP separately </w:t>
      </w:r>
      <w:ins w:id="269" w:author="Microsoft Office User" w:date="2020-12-08T12:03:00Z">
        <w:r w:rsidR="00012FB8">
          <w:rPr>
            <w:rFonts w:ascii="Arial" w:hAnsi="Arial" w:cs="Arial"/>
            <w:color w:val="1A1A1A"/>
            <w:sz w:val="22"/>
            <w:szCs w:val="22"/>
          </w:rPr>
          <w:t xml:space="preserve">for the variable context </w:t>
        </w:r>
      </w:ins>
      <w:r w:rsidR="00C41D45">
        <w:rPr>
          <w:rFonts w:ascii="Arial" w:hAnsi="Arial" w:cs="Arial"/>
          <w:color w:val="1A1A1A"/>
          <w:sz w:val="22"/>
          <w:szCs w:val="22"/>
        </w:rPr>
        <w:t xml:space="preserve">using data from successful and unsuccessful trials to correlate this measure of geometry with Type 2 flexibility. </w:t>
      </w:r>
      <w:ins w:id="270" w:author="Pensack, Max J." w:date="2020-12-08T15:19:00Z">
        <w:r w:rsidR="006F4D05">
          <w:rPr>
            <w:rFonts w:ascii="Arial" w:hAnsi="Arial" w:cs="Arial"/>
            <w:color w:val="1A1A1A"/>
            <w:sz w:val="22"/>
            <w:szCs w:val="22"/>
          </w:rPr>
          <w:t xml:space="preserve">To do so, </w:t>
        </w:r>
      </w:ins>
      <w:ins w:id="271" w:author="Pensack, Max J." w:date="2020-12-08T15:20:00Z">
        <w:r w:rsidR="006F4D05">
          <w:rPr>
            <w:rFonts w:ascii="Arial" w:hAnsi="Arial" w:cs="Arial"/>
            <w:color w:val="1A1A1A"/>
            <w:sz w:val="22"/>
            <w:szCs w:val="22"/>
          </w:rPr>
          <w:t>I will analyze activity from the delay period</w:t>
        </w:r>
      </w:ins>
      <w:ins w:id="272" w:author="Pensack, Max J." w:date="2020-12-08T15:21:00Z">
        <w:r w:rsidR="006F4D05">
          <w:rPr>
            <w:rFonts w:ascii="Arial" w:hAnsi="Arial" w:cs="Arial"/>
            <w:color w:val="1A1A1A"/>
            <w:sz w:val="22"/>
            <w:szCs w:val="22"/>
          </w:rPr>
          <w:t xml:space="preserve"> following switch-cue trials</w:t>
        </w:r>
      </w:ins>
      <w:ins w:id="273" w:author="Pensack, Max J." w:date="2020-12-08T15:25:00Z">
        <w:r w:rsidR="00500D4E">
          <w:rPr>
            <w:rFonts w:ascii="Arial" w:hAnsi="Arial" w:cs="Arial"/>
            <w:color w:val="1A1A1A"/>
            <w:sz w:val="22"/>
            <w:szCs w:val="22"/>
          </w:rPr>
          <w:t xml:space="preserve">, which will include </w:t>
        </w:r>
      </w:ins>
      <w:ins w:id="274" w:author="Pensack, Max J." w:date="2020-12-08T15:26:00Z">
        <w:r w:rsidR="00FE2B25">
          <w:rPr>
            <w:rFonts w:ascii="Arial" w:hAnsi="Arial" w:cs="Arial"/>
            <w:color w:val="1A1A1A"/>
            <w:sz w:val="22"/>
            <w:szCs w:val="22"/>
          </w:rPr>
          <w:t>data from the three previously experienced</w:t>
        </w:r>
      </w:ins>
      <w:ins w:id="275" w:author="Pensack, Max J." w:date="2020-12-08T15:27:00Z">
        <w:r w:rsidR="00FE2B25">
          <w:rPr>
            <w:rFonts w:ascii="Arial" w:hAnsi="Arial" w:cs="Arial"/>
            <w:color w:val="1A1A1A"/>
            <w:sz w:val="22"/>
            <w:szCs w:val="22"/>
          </w:rPr>
          <w:t xml:space="preserve"> conditions as well as the held-out (novel) condition</w:t>
        </w:r>
      </w:ins>
      <w:ins w:id="276" w:author="Pensack, Max J." w:date="2020-12-08T15:25:00Z">
        <w:r w:rsidR="00500D4E">
          <w:rPr>
            <w:rFonts w:ascii="Arial" w:hAnsi="Arial" w:cs="Arial"/>
            <w:color w:val="1A1A1A"/>
            <w:sz w:val="22"/>
            <w:szCs w:val="22"/>
          </w:rPr>
          <w:t>, as indicated by the dotted line in the figure.</w:t>
        </w:r>
      </w:ins>
      <w:ins w:id="277" w:author="Pensack, Max J." w:date="2020-12-08T15:28:00Z">
        <w:r w:rsidR="00FE2B25">
          <w:rPr>
            <w:rFonts w:ascii="Arial" w:hAnsi="Arial" w:cs="Arial"/>
            <w:color w:val="1A1A1A"/>
            <w:sz w:val="22"/>
            <w:szCs w:val="22"/>
          </w:rPr>
          <w:t xml:space="preserve"> Across both contexts, this will yield delay period activity from all 8 experimental conditions.</w:t>
        </w:r>
      </w:ins>
      <w:ins w:id="278" w:author="Pensack, Max J." w:date="2020-12-08T15:25:00Z">
        <w:r w:rsidR="00500D4E">
          <w:rPr>
            <w:rFonts w:ascii="Arial" w:hAnsi="Arial" w:cs="Arial"/>
            <w:color w:val="1A1A1A"/>
            <w:sz w:val="22"/>
            <w:szCs w:val="22"/>
          </w:rPr>
          <w:t xml:space="preserve"> </w:t>
        </w:r>
      </w:ins>
      <w:r w:rsidR="001E742A">
        <w:rPr>
          <w:rFonts w:ascii="Arial" w:hAnsi="Arial" w:cs="Arial"/>
          <w:sz w:val="22"/>
          <w:szCs w:val="22"/>
        </w:rPr>
        <w:t xml:space="preserve">The HPC has long been implicated in the formation of episodic memories </w:t>
      </w:r>
      <w:r w:rsidR="001E742A">
        <w:rPr>
          <w:rFonts w:ascii="Arial" w:hAnsi="Arial" w:cs="Arial"/>
          <w:sz w:val="22"/>
          <w:szCs w:val="22"/>
        </w:rPr>
        <w:fldChar w:fldCharType="begin"/>
      </w:r>
      <w:r w:rsidR="001E742A">
        <w:rPr>
          <w:rFonts w:ascii="Arial" w:hAnsi="Arial" w:cs="Arial"/>
          <w:sz w:val="22"/>
          <w:szCs w:val="22"/>
        </w:rPr>
        <w:instrText xml:space="preserve"> ADDIN ZOTERO_ITEM CSL_CITATION {"citationID":"dKapmvqf","properties":{"formattedCitation":"[32\\uc0\\u8211{}34]","plainCitation":"[32–34]","noteIndex":0},"citationItems":[{"id":"ZKnrGNpJ/Q1Kt8rUL","uris":["http://zotero.org/users/5885257/items/7XIWJEL6"],"uri":["http://zotero.org/users/5885257/items/7XIWJEL6"],"itemData":{"id":1341,"type":"article-journal","container-title":"Neuron","DOI":"10.1016/S0896-6273(00)80987-3","ISSN":"08966273","issue":"3","journalAbbreviation":"Neuron","language":"en","page":"445-468","source":"DOI.org (Crossref)","title":"Cognitive Neuroscience and the Study of Memory","volume":"20","author":[{"family":"Milner","given":"Brenda"},{"family":"Squire","given":"Larry R"},{"family":"Kandel","given":"Eric R"}],"issued":{"date-parts":[["1998",3]]}}},{"id":"ZKnrGNpJ/rp0kCTQr","uris":["http://zotero.org/users/5885257/items/YLH5KM9J"],"uri":["http://zotero.org/users/5885257/items/YLH5KM9J"],"itemData":{"id":118,"type":"article-journal","abstract":"The hippocampus serves a critical role in declarative memory—our capacity to recall everyday facts and events. Recent studies using functional brain imaging in humans and neuropsychological analyses of humans and animals with hippocampal damage have revealed some of the elemental cognitive processes mediated by the hippocampus. In addition, recent characterizations of neuronal firing patterns in behaving animals and humans have suggested how neural representations in the hippocampus underlie those elemental cognitive processes in the service of declarative memory.","container-title":"Neuron","DOI":"10.1016/j.neuron.2004.08.028","ISSN":"0896-6273","issue":"1","journalAbbreviation":"Neuron","language":"en","page":"109-120","source":"ScienceDirect","title":"Hippocampus: Cognitive Processes and Neural Representations that Underlie Declarative Memory","title-short":"Hippocampus","volume":"44","author":[{"family":"Eichenbaum","given":"Howard"}],"issued":{"date-parts":[["2004",9,30]]}}},{"id":"ZKnrGNpJ/sg0vpqmK","uris":["http://zotero.org/users/5885257/items/TIEFYK96"],"uri":["http://zotero.org/users/5885257/items/TIEFYK96"],"itemData":{"id":1342,"type":"article-journal","abstract":"The medial temporal lobe is crucial for the ability to learn and retain new declarative memories. This form of memory includes the ability to quickly establish novel associations between unrelated items. To better understand the patterns of neural activity during associative memory formation, we recorded the activity of hippocampal neurons of macaque monkeys as they learned new associations. Hippocampal neurons signaled learning by changing their stimulus-selective response properties. This change in the pattern of selective neural activity occurred before, at the same time as, or after learning, which suggests that these neurons are involved in the initial formation of new associative memories.","container-title":"Science","DOI":"10.1126/science.1084324","ISSN":"0036-8075, 1095-9203","issue":"5625","language":"en","note":"publisher: American Association for the Advancement of Science\nsection: Report\nPMID: 12791995","page":"1578-1581","source":"science.sciencemag.org","title":"Single Neurons in the Monkey Hippocampus and Learning of New Associations","volume":"300","author":[{"family":"Wirth","given":"Sylvia"},{"family":"Yanike","given":"Marianna"},{"family":"Frank","given":"Loren M."},{"family":"Smith","given":"Anne C."},{"family":"Brown","given":"Emery N."},{"family":"Suzuki","given":"Wendy A."}],"issued":{"date-parts":[["2003",6,6]]}}}],"schema":"https://github.com/citation-style-language/schema/raw/master/csl-citation.json"} </w:instrText>
      </w:r>
      <w:r w:rsidR="001E742A">
        <w:rPr>
          <w:rFonts w:ascii="Arial" w:hAnsi="Arial" w:cs="Arial"/>
          <w:sz w:val="22"/>
          <w:szCs w:val="22"/>
        </w:rPr>
        <w:fldChar w:fldCharType="separate"/>
      </w:r>
      <w:r w:rsidR="001E742A" w:rsidRPr="001E742A">
        <w:rPr>
          <w:rFonts w:ascii="Arial" w:hAnsi="Arial" w:cs="Arial"/>
          <w:sz w:val="22"/>
        </w:rPr>
        <w:t>[32–34]</w:t>
      </w:r>
      <w:r w:rsidR="001E742A">
        <w:rPr>
          <w:rFonts w:ascii="Arial" w:hAnsi="Arial" w:cs="Arial"/>
          <w:sz w:val="22"/>
          <w:szCs w:val="22"/>
        </w:rPr>
        <w:fldChar w:fldCharType="end"/>
      </w:r>
      <w:r w:rsidR="001E742A">
        <w:rPr>
          <w:rFonts w:ascii="Arial" w:hAnsi="Arial" w:cs="Arial"/>
          <w:sz w:val="22"/>
          <w:szCs w:val="22"/>
        </w:rPr>
        <w:t xml:space="preserve">, which due to their relational nature, might be involved in the creation and maintenance of representations supporting generalization. Human studies suggest that the HPC is involved in conceptual knowledge and learning of statistical regularities across events </w:t>
      </w:r>
      <w:r w:rsidR="001E742A">
        <w:rPr>
          <w:rFonts w:ascii="Arial" w:hAnsi="Arial" w:cs="Arial"/>
          <w:sz w:val="22"/>
          <w:szCs w:val="22"/>
        </w:rPr>
        <w:fldChar w:fldCharType="begin"/>
      </w:r>
      <w:r w:rsidR="001E742A">
        <w:rPr>
          <w:rFonts w:ascii="Arial" w:hAnsi="Arial" w:cs="Arial"/>
          <w:sz w:val="22"/>
          <w:szCs w:val="22"/>
        </w:rPr>
        <w:instrText xml:space="preserve"> ADDIN ZOTERO_ITEM CSL_CITATION {"citationID":"mHQqYmtm","properties":{"formattedCitation":"[35, 36]","plainCitation":"[35, 36]","noteIndex":0},"citationItems":[{"id":"ZKnrGNpJ/z6UEqbLN","uris":["http://zotero.org/users/5885257/items/YMF7XMZB"],"uri":["http://zotero.org/users/5885257/items/YMF7XMZB"],"itemData":{"id":162,"type":"article-journal","abstract":"The hippocampus is involved in the learning and representation of temporal statistics, but little is understood about the kinds of statistics it can uncover. Prior studies have tested various forms of structure that can be learned by tracking the strength of transition probabilities between adjacent items in a sequence. We test whether the hippocampus can learn higher-order structure using sequences that have no variance in transition probability and instead exhibit temporal community structure. We find that the hippocampus is indeed sensitive to this form of structure, as revealed by its representations, activity dynamics, and connectivity with other regions. These findings suggest that the hippocampus is a sophisticated learner of environmental regularities, able to uncover higher-order structure that requires sensitivity to overlapping associations. © 2015 Wiley Periodicals, Inc.","container-title":"Hippocampus","DOI":"10.1002/hipo.22523","ISSN":"1098-1063","issue":"1","language":"en","page":"3-8","source":"Wiley Online Library","title":"Statistical learning of temporal community structure in the hippocampus","volume":"26","author":[{"family":"Schap</w:instrText>
      </w:r>
      <w:r w:rsidR="001E742A">
        <w:rPr>
          <w:rFonts w:ascii="Arial" w:hAnsi="Arial" w:cs="Arial" w:hint="eastAsia"/>
          <w:sz w:val="22"/>
          <w:szCs w:val="22"/>
        </w:rPr>
        <w:instrText>iro","given":"Anna C."},{"family":"Turk</w:instrText>
      </w:r>
      <w:r w:rsidR="001E742A">
        <w:rPr>
          <w:rFonts w:ascii="Arial" w:hAnsi="Arial" w:cs="Arial" w:hint="eastAsia"/>
          <w:sz w:val="22"/>
          <w:szCs w:val="22"/>
        </w:rPr>
        <w:instrText>‐</w:instrText>
      </w:r>
      <w:r w:rsidR="001E742A">
        <w:rPr>
          <w:rFonts w:ascii="Arial" w:hAnsi="Arial" w:cs="Arial" w:hint="eastAsia"/>
          <w:sz w:val="22"/>
          <w:szCs w:val="22"/>
        </w:rPr>
        <w:instrText>Browne","given":"Nicholas B."},{"family":"Norman","given":"Kenneth A."},{"family":"Botvinick","given":"Matthew M."}],"issued":{"date-parts":[["2016"]]}}},{"id":"ZKnrGNpJ/xCl96EkA","uris":["http://zotero.org/users/58</w:instrText>
      </w:r>
      <w:r w:rsidR="001E742A">
        <w:rPr>
          <w:rFonts w:ascii="Arial" w:hAnsi="Arial" w:cs="Arial"/>
          <w:sz w:val="22"/>
          <w:szCs w:val="22"/>
        </w:rPr>
        <w:instrText xml:space="preserve">85257/items/LUNX7PAZ"],"uri":["http://zotero.org/users/5885257/items/LUNX7PAZ"],"itemData":{"id":1348,"type":"article-journal","abstract":"Concepts lie at the very heart of intelligence, providing organizing principles with which to comprehend the world. Surprisingly little, however, is understood about how we acquire and deploy concepts. Here, we show that a functionally coupled circuit involving the hippocampus and ventromedial prefrontal cortex (vMPFC) underpins the emergence of conceptual knowledge and its effect on choice behavior. Critically, the hippocampus alone supported the efficient transfer of knowledge to a perceptually novel setting. These findings provide compelling evidence that the hippocampus supports conceptual learning through the networking of discrete memories and reveal the nature of its interaction with downstream valuation modules such as the vMPFC. Our study offers neurobiological insights into the remarkable capacity of humans to discover the conceptual structure of related experiences and use this knowledge to solve exacting decision problems.","container-title":"Neuron","DOI":"10.1016/j.neuron.2009.07.030","ISSN":"0896-6273","issue":"6","journalAbbreviation":"Neuron","language":"en","page":"889-901","source":"ScienceDirect","title":"Tracking the Emergence of Conceptual Knowledge during Human Decision Making","volume":"63","author":[{"family":"Kumaran","given":"Dharshan"},{"family":"Summerfield","given":"Jennifer J."},{"family":"Hassabis","given":"Demis"},{"family":"Maguire","given":"Eleanor A."}],"issued":{"date-parts":[["2009",9,24]]}}}],"schema":"https://github.com/citation-style-language/schema/raw/master/csl-citation.json"} </w:instrText>
      </w:r>
      <w:r w:rsidR="001E742A">
        <w:rPr>
          <w:rFonts w:ascii="Arial" w:hAnsi="Arial" w:cs="Arial"/>
          <w:sz w:val="22"/>
          <w:szCs w:val="22"/>
        </w:rPr>
        <w:fldChar w:fldCharType="separate"/>
      </w:r>
      <w:r w:rsidR="001E742A">
        <w:rPr>
          <w:rFonts w:ascii="Arial" w:hAnsi="Arial" w:cs="Arial"/>
          <w:noProof/>
          <w:sz w:val="22"/>
          <w:szCs w:val="22"/>
        </w:rPr>
        <w:t>[35, 36]</w:t>
      </w:r>
      <w:r w:rsidR="001E742A">
        <w:rPr>
          <w:rFonts w:ascii="Arial" w:hAnsi="Arial" w:cs="Arial"/>
          <w:sz w:val="22"/>
          <w:szCs w:val="22"/>
        </w:rPr>
        <w:fldChar w:fldCharType="end"/>
      </w:r>
      <w:r w:rsidR="001E742A">
        <w:rPr>
          <w:rFonts w:ascii="Arial" w:hAnsi="Arial" w:cs="Arial"/>
          <w:sz w:val="22"/>
          <w:szCs w:val="22"/>
        </w:rPr>
        <w:t xml:space="preserve">. In single-neuron experiments, DLPFC has also been shown to encode rule and category-based information in working memory </w:t>
      </w:r>
      <w:r w:rsidR="001E742A">
        <w:rPr>
          <w:rFonts w:ascii="Arial" w:hAnsi="Arial" w:cs="Arial"/>
          <w:sz w:val="22"/>
          <w:szCs w:val="22"/>
        </w:rPr>
        <w:fldChar w:fldCharType="begin"/>
      </w:r>
      <w:r w:rsidR="001E742A">
        <w:rPr>
          <w:rFonts w:ascii="Arial" w:hAnsi="Arial" w:cs="Arial"/>
          <w:sz w:val="22"/>
          <w:szCs w:val="22"/>
        </w:rPr>
        <w:instrText xml:space="preserve"> ADDIN ZOTERO_ITEM CSL_CITATION {"citationID":"U6xYB7zY","properties":{"formattedCitation":"[24, 25, 37\\uc0\\u8211{}39]","plainCitation":"[24, 25, 37–39]","noteIndex":0},"citationItems":[{"id":"ZKnrGNpJ/BWmY3TGw","uris":["http://zotero.org/users/5885257/items/IRPJJ9WH"],"uri":["http://zotero.org/users/5885257/items/IRPJJ9WH"],"itemData":{"id":254,"type":"article-journal","abstract":"The ability to abstract principles or rules from direct experience allows behaviour to extend beyond specific circumstances to general situations. For example, we learn the ‘rules’ for restaurant dining from specific experiences and can then apply them in new restaurants. The use of such rules is thought to depend on the prefrontal cortex (PFC) because its damage often results in difficulty in following rules1. Here we explore its neural basis by recording from single neurons in the PFC of monkeys trained to use two abstract rules. They were required to indicate whether two successively presented pictures were the same or different depending on which rule was currently in effect. The monkeys performed this task with new pictures, thus showing that they had learned two general principles that could be applied to stimuli that they had not yet experienced. The most prevalent neuronal activity observed in the PFC reflected the coding of these abstract rules.","container-title":"Nature","DOI":"10.1038/35082081","ISSN":"1476-4687","issue":"6840","journalAbbreviation":"Nature","language":"en","page":"953-956","source":"www.nature.com","title":"Single neurons in prefrontal cortex encode abstract rules","volume":"411","author":[{"family":"Wallis","given":"Jonathan D."},{"family":"Anderson","given":"Kathleen C."},{"family":"Miller","given":"Earl K."}],"issued":{"date-parts":[["2001",6]]}}},{"id":"ZKnrGNpJ/g5Xsag4Y","uris":["http://zotero.org/users/5885257/items/9SBT43K2"],"uri":["http://zotero.org/users/5885257/items/9SBT43K2"],"itemData":{"id":1314,"type":"article-journal","container-title":"Current Opinion in Neurobiology","DOI":"10.1016/S0959-4388(03)00037-0","ISSN":"09594388","issue":"2","journalAbbreviation":"Current Opinion in Neurobiology","language":"en","page":"198-203","source":"DOI.org (Crossref)","title":"Neural correlates of categories and concepts","volume":"13","author":[{"family":"Miller","given":"Earl K"},{"family":"Nieder","given":"Andreas"},{"family":"Freedman","given":"David J"},{"family":"Wallis","given":"Jonathan D"}],"issued":{"date-parts":[["2003",4]]}}},{"id":"ZKnrGNpJ/axHuXBxG","uris":["http://zotero.org/users/5885257/items/SY35S36I"],"uri":["http://zotero.org/users/5885257/items/SY35S36I"],"itemData":{"id":206,"type":"article-journal","abstract":"Much of our behavior is guided by rules. Although human prefrontal cortex (PFC) and anterior cingulate cortex (ACC) are implicated in implementing rule-guided behavior, the crucial contributions made by different regions within these areas are not yet specified. In an attempt to bridge human neuropsychology and nonhuman primate neurophysiology, we report the effects of circumscribed lesions to macaque orbitofrontal cortex (OFC), principal sulcus (PS), superior dorsolateral PFC, ventrolateral PFC, or ACC sulcus, on separable cognitive components of a Wisconsin Card Sorting Test (WCST) analog. Only the PS lesions impaired maintenance of abstract rules in working memory; only the OFC lesions impaired rapid reward-based updating of representations of rule value; the ACC sulcus lesions impaired active reference to the value of recent choice-outcomes during rule-based decision-making.\nA card-sorting task shows that three distinct regions of the monkey prefrontal cortex perform distinct cognitive functions.\nA card-sorting task shows that three distinct regions of the monkey prefrontal cortex perform distinct cognitive functions.","container-title":"Science","DOI":"10.1126/science.1172377","ISSN":"0036-8075, 1095-9203","issue":"5936","language":"en","note":"PMID: 19574382","page":"52-58","source":"science-sciencemag-org.ezproxy.cul.columbia.edu","title":"Dissociable Components of Rule-Guided Behavior Depend on Distinct Medial and Prefrontal Regions","volume":"325","author":[{"family":"Buckley","given":"Mark J."},{"family":"Mansouri","given":"Farshad A."},{"family":"Hoda","given":"Hassan"},{"family":"Mahboubi","given":"Majid"},{"family":"Browning","given":"Philip G. F."},{"family":"Kwok","given":"Sze C."},{"family":"Phillips","given":"Adam"},{"family":"Tanaka","given":"Keiji"}],"issued":{"date-parts":[["2009",7,3]]}}},{"id":"ZKnrGNpJ/brFm4X9L","uris":["http://zotero.org/users/5885257/items/W6Y57JGJ"],"uri":["http://zotero.org/users/5885257/items/W6Y57JGJ"],"itemData":{"id":1351,"type":"article-journal","abstract":"Learning to classify diverse experiences into meaningful groups, like categories, is fundamental to normal cognition. To understand its neural basis, we simultaneously recorded from multiple electrodes in lateral prefrontal cortex and dorsal striatum, two interconnected brain structures critical for learning. Each day, monkeys learned to associate novel abstract, dot-based categories with a right versus left saccade. Early on, when they could acquire specific stimulus-response associations, striatum activity was an earlier predictor of the corresponding saccade. However, as the number of exemplars increased and monkeys had to learn to classify them, PFC activity began to predict the saccade associated with each category before the striatum. While monkeys were categorizing novel exemplars at a high rate, PFC activity was a strong predictor of their corresponding saccade early in the trial before the striatal neurons. These results suggest that striatum plays a greater role in stimulus-response association and PFC in abstraction of categories.\nVideo Abstract","container-title":"Neuron","DOI":"10.1016/j.neuron.2011.05.040","ISSN":"0896-6273","issue":"2","journalAbbreviation":"Neuron","language":"en","page":"243-249","source":"ScienceDirect","title":"Differences between Neural Activity in Prefrontal Cortex and Striatum during Learning of Novel Abstract Categories","volume":"71","author":[{"family":"Antzoulatos","given":"Evan G."},{"family":"Miller","given":"Earl K."}],"issued":{"date-parts":[["2011",7,28]]}}},{"id":"ZKnrGNpJ/g8FNn4h2","uris":["http://zotero.org/users/5885257/items/847YAGWC"],"uri":["http://zotero.org/users/5885257/items/847YAGWC"],"itemData":{"id":198,"type":"article-journal","abstract":"Summary\nCategories can be grouped by shared sensory attributes (i.e., cats) or a more abstract rule (i.e., animals). We explored the neural basis of abstraction by recording from multi-electrode arrays in prefrontal cortex (PFC) while monkeys performed a dot-pattern categorization task. Category abstraction was varied by the degree of exemplar distortion from the prototype pattern. Different dynamics in different PFC regions processed different levels of category abstraction. Bottom-up dynamics (stimulus-locked gamma power and spiking) in the ventral PFC processed more low-level abstractions, whereas top-down dynamics (beta power and beta spike-LFP coherence) in the dorsal PFC processed more high-level abstractions. Our results suggest a two-stage, rhythm-based model for abstracting categories.","container-title":"Neuron","DOI":"10.1016/j.neuron.2018.01.009","ISSN":"0896-6273","issue":"3","journalAbbreviation":"Neuron","page":"716-726.e8","source":"ScienceDirect","title":"Different Levels of Category Abstraction by Different Dynamics in Different Prefrontal Areas","volume":"97","author":[{"family":"Wutz","given":"Andreas"},{"family":"Loonis","given":"Roman"},{"family":"Roy","given":"Jefferson E."},{"family":"Donoghue","given":"Jacob A."},{"family":"Miller","given":"Earl K."}],"issued":{"date-parts":[["2018",2,7]]}}}],"schema":"https://github.com/citation-style-language/schema/raw/master/csl-citation.json"} </w:instrText>
      </w:r>
      <w:r w:rsidR="001E742A">
        <w:rPr>
          <w:rFonts w:ascii="Arial" w:hAnsi="Arial" w:cs="Arial"/>
          <w:sz w:val="22"/>
          <w:szCs w:val="22"/>
        </w:rPr>
        <w:fldChar w:fldCharType="separate"/>
      </w:r>
      <w:r w:rsidR="001E742A" w:rsidRPr="001E742A">
        <w:rPr>
          <w:rFonts w:ascii="Arial" w:hAnsi="Arial" w:cs="Arial"/>
          <w:sz w:val="22"/>
        </w:rPr>
        <w:t>[24, 25, 37–39]</w:t>
      </w:r>
      <w:r w:rsidR="001E742A">
        <w:rPr>
          <w:rFonts w:ascii="Arial" w:hAnsi="Arial" w:cs="Arial"/>
          <w:sz w:val="22"/>
          <w:szCs w:val="22"/>
        </w:rPr>
        <w:fldChar w:fldCharType="end"/>
      </w:r>
      <w:r w:rsidR="001E742A">
        <w:rPr>
          <w:rFonts w:ascii="Arial" w:hAnsi="Arial" w:cs="Arial"/>
          <w:sz w:val="22"/>
          <w:szCs w:val="22"/>
        </w:rPr>
        <w:t xml:space="preserve">. Furthermore, both of these areas have been implicated in representing variables related to both novelty and task structure </w:t>
      </w:r>
      <w:r w:rsidR="001E742A">
        <w:rPr>
          <w:rFonts w:ascii="Arial" w:hAnsi="Arial" w:cs="Arial"/>
          <w:sz w:val="22"/>
          <w:szCs w:val="22"/>
        </w:rPr>
        <w:fldChar w:fldCharType="begin"/>
      </w:r>
      <w:r w:rsidR="001E742A">
        <w:rPr>
          <w:rFonts w:ascii="Arial" w:hAnsi="Arial" w:cs="Arial"/>
          <w:sz w:val="22"/>
          <w:szCs w:val="22"/>
        </w:rPr>
        <w:instrText xml:space="preserve"> ADDIN ZOTERO_ITEM CSL_CITATION {"citationID":"RAIcu0dp","properties":{"formattedCitation":"[26, 40\\uc0\\u8211{}42]","plainCitation":"[26, 40–42]","noteIndex":0},"citationItems":[{"id":"ZKnrGNpJ/M5lRTz4d","uris":["http://zotero.org/users/5885257/items/WDJWXVKC"],"uri":["http://zotero.org/users/5885257/items/WDJWXVKC"],"itemData":{"id":213,"type":"article-journal","abstract":"Neurons in prefrontal cortex (PFC) encode rules, goals, and other abstract information thought to underlie cognitive, emotional, and behavioral flexibility. Here we show that the amygdala, a brain area traditionally thought to mediate emotions, also encodes abstract information that could underlie this flexibility. Monkeys performed a task in which stimulus-reinforcement contingencies varied between two sets of associations, each defining a context. Reinforcement prediction required identifying a stimulus and knowing the current context. Behavioral evidence indicated that monkeys utilized this information to perform inference and adjust their behavior. Neural representations in both amygdala and PFC reflected the linked sets of associations implicitly defining each context, a process requiring a level of abstraction characteristic of cognitive operations. Surprisingly, when errors were made, the context signal weakened substantially in the amygdala. These data emphasize the importance of maintaining abstract cognitive information in the amygdala to support flexible behavior. Saez et al. study mechanisms in the amygdala and pre-frontal cortex relevant to the cognitive regulation of emotion. Surprisingly, they report that the encoding of abstract cognitive information by the amygdala, more than pre-frontal cortex, correlates with accurate reinforcement prediction.","container-title":"Neuron","DOI":"10.1016/j.neuron.2015.07.024","ISSN":"10974199","issue":"4","page":"869–881","title":"Abstract Context Representations in Primate Amygdala and Prefrontal Cortex","volume":"87","author":[{"family":"Saez","given":"A."},{"family":"Rigotti","given":"M."},{"family":"Ostojic","given":"S."},{"family":"Fusi","given":"S."},{"family":"Salzman","given":"C. D."}],"issued":{"date-parts":[["2015"]]}}},{"id":"ZKnrGNpJ/ZpG0hEsR","uris":["http://zotero.org/users/5885257/items/ZFLHFC3X"],"uri":["http://zotero.org/users/5885257/items/ZFLHFC3X"],"itemData":{"id":106,"type":"article-journal","abstract":"The hallmark of medial temporal lobe amnesia is a loss of episodic memory such that patients fail to remember new events that are set in an autobiographical context (an episode). A further symptom is a loss of recognition memory. The relationship between these two features has recently become contentious. Here, we focus on the central issue in this dispute — the relative contributions of the hippocampus and the perirhinal cortex to recognition memory. A resolution is vital not only for uncovering the neural substrates of these key aspects of memory, but also for understanding the processes disrupted in medial temporal lobe amnesia and the validity of animal models of this syndrome.","container-title":"Nature Reviews Neuroscience","DOI":"10.1038/35049064","ISSN":"1471-0048","issue":"1","language":"en","page":"51-61","source":"www.nature.com","title":"Recognition memory: What are the roles of the perirhinal cortex and hippocampus?","title-short":"Recognition memory","volume":"2","author":[{"family":"Brown","given":"Malcolm W."},{"family":"Aggleton","given":"John P."}],"issued":{"date-parts":[["2001",1]]}}},{"id":"ZKnrGNpJ/V7Zyk59x","uris":["http://zotero.org/users/5885257/items/HLL44FE2"],"uri":["http://zotero.org/users/5885257/items/HLL44FE2"],"itemData":{"id":114,"type":"article-journal","abstract":"The hippocampus plays a critical role in recognition memory in both monkeys and humans. However, neurophysiological studies have rarely reported recognition memory signals among hippocampal neurons. The majority of these previous studies used variants of the delayed match-to-sample task; however, studies of the effects of hippocampal damage in monkey and humans have shown that another task of recognition memory, the visual paired-comparison, or visual preferential looking task (VPLT), is more sensitive to hippocampal damage than the delayed matching tasks. Accordingly, to examine possible recognition memory signals in the hippocampus, we recorded the activity of 131 hippocampal neurons in two monkeys performing the VPLT. Eighty-eight neurons (67%) responded significantly to stimulus presentation relative to the baseline prestimulus period. A substantial proportion of these visually responsive neurons (36%) showed significant firing-rate modulations that reflected whether stimuli were novel or familiar. Additionally, these firing-rate modulations were correlated with recognition memory performance on the VPLT such that larger modulations by stimulus novelty were associated with better performance. Together, these results provide evidence for a neural signal in the hippocampus that may support recognition memory performance.","container-title":"Proceedings of the National Academy of Sciences","DOI":"10.1073/pnas.0908378107","ISSN":"0027-8424, 1091-6490","issue":"1","journalAbbreviation":"PNAS","language":"en","note":"PMID: 20018683","page":"401-406","source":"www.pnas.org","title":"Recognition memory signals in the macaque hippocampus","volume":"107","author":[{"family":"Jutras","given":"Michael J."},{"family":"Buffalo","given":"Elizabeth A."}],"issued":{"date-parts":[["2010",1,5]]}}},{"id":"ZKnrGNpJ/81jMucZj","uris":["http://zotero.org/users/5885257/items/PN4XR9KI"],"uri":["http://zotero.org/users/5885257/items/PN4XR9KI"],"itemData":{"id":14,"type":"article-journal","abstract":"Generation of information about the temporal order of events is essential for the control of memory-based behavioral tasks. We studied cellular activity in the lateral prefrontal cortex (LPFC) in two monkeys that were required to remember the temporal order in which visual objects were presented. In this report, we focus on cellular activity in response to the sequential appearance of three different objects. We identified cells that responded selectively to physical properties (color and shape) of objects (23%) in the ventral part of the LPFC and cells for which activity was selective for the numerical position (rank order) of objects (44%) in the dorsal part of the LPFC. We also identified cells for which activity was selective for both the physical properties and rank order of objects (30%). The third type of cells, distributed in the ventral LPFC, seems of importance in integrating the two categories of information, i.e., physical and temporal information about the occurrences of objects to construct sequential order information. Furthermore, we identified a distinct group of cells that exhibited selectivity for the sequence of presentation of the three objects. Our findings suggest that LPFC cells are involved in encoding temporal sequences of events when such information is required for planning forthcoming motor behavior.","container-title":"Journal of Neurophysiology","DOI":"10.1152/jn.00694.2003","ISSN":"0022-3077","issue":"1","journalAbbreviation":"Journal of Neurophysiology","page":"555-560","source":"physiology.org (Atypon)","title":"Integration of Temporal Order and Object Information in the Monkey Lateral Prefrontal Cortex","volume":"91","author":[{"family":"Ninokura","given":"Yoshihisa"},{"family":"Mushiake","given":"Hajime"},{"family":"Tanji","given":"Jun"}],"issued":{"date-parts":[["2004",1,1]]}}}],"schema":"https://github.com/citation-style-language/schema/raw/master/csl-citation.json"} </w:instrText>
      </w:r>
      <w:r w:rsidR="001E742A">
        <w:rPr>
          <w:rFonts w:ascii="Arial" w:hAnsi="Arial" w:cs="Arial"/>
          <w:sz w:val="22"/>
          <w:szCs w:val="22"/>
        </w:rPr>
        <w:fldChar w:fldCharType="separate"/>
      </w:r>
      <w:r w:rsidR="001E742A" w:rsidRPr="001E742A">
        <w:rPr>
          <w:rFonts w:ascii="Arial" w:hAnsi="Arial" w:cs="Arial"/>
          <w:sz w:val="22"/>
        </w:rPr>
        <w:t>[26, 40–42]</w:t>
      </w:r>
      <w:r w:rsidR="001E742A">
        <w:rPr>
          <w:rFonts w:ascii="Arial" w:hAnsi="Arial" w:cs="Arial"/>
          <w:sz w:val="22"/>
          <w:szCs w:val="22"/>
        </w:rPr>
        <w:fldChar w:fldCharType="end"/>
      </w:r>
      <w:r w:rsidR="001E742A">
        <w:rPr>
          <w:rFonts w:ascii="Arial" w:hAnsi="Arial" w:cs="Arial"/>
          <w:sz w:val="22"/>
          <w:szCs w:val="22"/>
        </w:rPr>
        <w:t xml:space="preserve">. </w:t>
      </w:r>
      <w:r w:rsidR="001E742A">
        <w:rPr>
          <w:rFonts w:ascii="Arial" w:hAnsi="Arial" w:cs="Arial"/>
          <w:color w:val="1A1A1A"/>
          <w:sz w:val="22"/>
          <w:szCs w:val="22"/>
        </w:rPr>
        <w:t>Against this background</w:t>
      </w:r>
      <w:r w:rsidR="00805352">
        <w:rPr>
          <w:rFonts w:ascii="Arial" w:hAnsi="Arial" w:cs="Arial"/>
          <w:color w:val="1A1A1A"/>
          <w:sz w:val="22"/>
          <w:szCs w:val="22"/>
        </w:rPr>
        <w:t xml:space="preserve">, </w:t>
      </w:r>
      <w:r w:rsidR="00805352" w:rsidRPr="00877CFB">
        <w:rPr>
          <w:rFonts w:ascii="Arial" w:hAnsi="Arial" w:cs="Arial"/>
          <w:color w:val="1A1A1A"/>
          <w:sz w:val="22"/>
          <w:szCs w:val="22"/>
          <w:u w:val="single"/>
        </w:rPr>
        <w:t>I hypothesize that</w:t>
      </w:r>
      <w:r w:rsidR="00805352">
        <w:rPr>
          <w:rFonts w:ascii="Arial" w:hAnsi="Arial" w:cs="Arial"/>
          <w:color w:val="1A1A1A"/>
          <w:sz w:val="22"/>
          <w:szCs w:val="22"/>
          <w:u w:val="single"/>
        </w:rPr>
        <w:t xml:space="preserve"> performance on these trials will correlate with</w:t>
      </w:r>
      <w:r w:rsidR="00805352" w:rsidRPr="00877CFB">
        <w:rPr>
          <w:rFonts w:ascii="Arial" w:hAnsi="Arial" w:cs="Arial"/>
          <w:color w:val="1A1A1A"/>
          <w:sz w:val="22"/>
          <w:szCs w:val="22"/>
          <w:u w:val="single"/>
        </w:rPr>
        <w:t xml:space="preserve"> CCGP </w:t>
      </w:r>
      <w:r w:rsidR="00805352">
        <w:rPr>
          <w:rFonts w:ascii="Arial" w:hAnsi="Arial" w:cs="Arial"/>
          <w:color w:val="1A1A1A"/>
          <w:sz w:val="22"/>
          <w:szCs w:val="22"/>
          <w:u w:val="single"/>
        </w:rPr>
        <w:t>in both HPC and DLPFC</w:t>
      </w:r>
      <w:r w:rsidR="00805352">
        <w:rPr>
          <w:rFonts w:ascii="Arial" w:hAnsi="Arial" w:cs="Arial"/>
          <w:color w:val="1A1A1A"/>
          <w:sz w:val="22"/>
          <w:szCs w:val="22"/>
        </w:rPr>
        <w:t>.</w:t>
      </w:r>
      <w:ins w:id="279" w:author="Pensack, Max J." w:date="2020-12-08T16:39:00Z">
        <w:r w:rsidR="00D205D1">
          <w:rPr>
            <w:rFonts w:ascii="Arial" w:hAnsi="Arial" w:cs="Arial"/>
            <w:color w:val="1A1A1A"/>
            <w:sz w:val="22"/>
            <w:szCs w:val="22"/>
          </w:rPr>
          <w:t xml:space="preserve"> </w:t>
        </w:r>
      </w:ins>
      <w:ins w:id="280" w:author="Pensack, Max J." w:date="2020-12-08T16:30:00Z">
        <w:r w:rsidR="00164972" w:rsidRPr="00164972">
          <w:rPr>
            <w:rFonts w:ascii="Arial" w:eastAsia="Times New Roman" w:hAnsi="Arial" w:cs="Arial"/>
            <w:color w:val="000000"/>
            <w:sz w:val="22"/>
            <w:szCs w:val="22"/>
            <w:rPrChange w:id="281" w:author="Pensack, Max J." w:date="2020-12-08T16:30:00Z">
              <w:rPr>
                <w:rFonts w:ascii="Times" w:eastAsia="Times New Roman" w:hAnsi="Times" w:cs="Times New Roman"/>
                <w:color w:val="000000"/>
                <w:sz w:val="27"/>
                <w:szCs w:val="27"/>
              </w:rPr>
            </w:rPrChange>
          </w:rPr>
          <w:t xml:space="preserve">Note that this version of the task, as in Aim 1, employs a switch cue </w:t>
        </w:r>
      </w:ins>
      <w:ins w:id="282" w:author="Pensack, Max J." w:date="2020-12-08T16:31:00Z">
        <w:r w:rsidR="00164972">
          <w:rPr>
            <w:rFonts w:ascii="Arial" w:eastAsia="Times New Roman" w:hAnsi="Arial" w:cs="Arial"/>
            <w:color w:val="000000"/>
            <w:sz w:val="22"/>
            <w:szCs w:val="22"/>
          </w:rPr>
          <w:t>signaling a</w:t>
        </w:r>
      </w:ins>
      <w:ins w:id="283" w:author="Pensack, Max J." w:date="2020-12-08T16:30:00Z">
        <w:r w:rsidR="00164972" w:rsidRPr="00164972">
          <w:rPr>
            <w:rFonts w:ascii="Arial" w:eastAsia="Times New Roman" w:hAnsi="Arial" w:cs="Arial"/>
            <w:color w:val="000000"/>
            <w:sz w:val="22"/>
            <w:szCs w:val="22"/>
            <w:rPrChange w:id="284" w:author="Pensack, Max J." w:date="2020-12-08T16:30:00Z">
              <w:rPr>
                <w:rFonts w:ascii="Times" w:eastAsia="Times New Roman" w:hAnsi="Times" w:cs="Times New Roman"/>
                <w:color w:val="000000"/>
                <w:sz w:val="27"/>
                <w:szCs w:val="27"/>
              </w:rPr>
            </w:rPrChange>
          </w:rPr>
          <w:t xml:space="preserve"> 50% </w:t>
        </w:r>
      </w:ins>
      <w:ins w:id="285" w:author="Pensack, Max J." w:date="2020-12-08T16:32:00Z">
        <w:r w:rsidR="00164972">
          <w:rPr>
            <w:rFonts w:ascii="Arial" w:eastAsia="Times New Roman" w:hAnsi="Arial" w:cs="Arial"/>
            <w:color w:val="000000"/>
            <w:sz w:val="22"/>
            <w:szCs w:val="22"/>
          </w:rPr>
          <w:t>chance</w:t>
        </w:r>
      </w:ins>
      <w:ins w:id="286" w:author="Pensack, Max J." w:date="2020-12-08T16:30:00Z">
        <w:r w:rsidR="00164972" w:rsidRPr="00164972">
          <w:rPr>
            <w:rFonts w:ascii="Arial" w:eastAsia="Times New Roman" w:hAnsi="Arial" w:cs="Arial"/>
            <w:color w:val="000000"/>
            <w:sz w:val="22"/>
            <w:szCs w:val="22"/>
            <w:rPrChange w:id="287" w:author="Pensack, Max J." w:date="2020-12-08T16:30:00Z">
              <w:rPr>
                <w:rFonts w:ascii="Times" w:eastAsia="Times New Roman" w:hAnsi="Times" w:cs="Times New Roman"/>
                <w:color w:val="000000"/>
                <w:sz w:val="27"/>
                <w:szCs w:val="27"/>
              </w:rPr>
            </w:rPrChange>
          </w:rPr>
          <w:t xml:space="preserve"> of </w:t>
        </w:r>
      </w:ins>
      <w:ins w:id="288" w:author="Pensack, Max J." w:date="2020-12-08T16:32:00Z">
        <w:r w:rsidR="00164972">
          <w:rPr>
            <w:rFonts w:ascii="Arial" w:eastAsia="Times New Roman" w:hAnsi="Arial" w:cs="Arial"/>
            <w:color w:val="000000"/>
            <w:sz w:val="22"/>
            <w:szCs w:val="22"/>
          </w:rPr>
          <w:t>changing context</w:t>
        </w:r>
      </w:ins>
      <w:ins w:id="289" w:author="Pensack, Max J." w:date="2020-12-08T16:30:00Z">
        <w:r w:rsidR="00164972" w:rsidRPr="00164972">
          <w:rPr>
            <w:rFonts w:ascii="Arial" w:eastAsia="Times New Roman" w:hAnsi="Arial" w:cs="Arial"/>
            <w:color w:val="000000"/>
            <w:sz w:val="22"/>
            <w:szCs w:val="22"/>
            <w:rPrChange w:id="290" w:author="Pensack, Max J." w:date="2020-12-08T16:30:00Z">
              <w:rPr>
                <w:rFonts w:ascii="Times" w:eastAsia="Times New Roman" w:hAnsi="Times" w:cs="Times New Roman"/>
                <w:color w:val="000000"/>
                <w:sz w:val="27"/>
                <w:szCs w:val="27"/>
              </w:rPr>
            </w:rPrChange>
          </w:rPr>
          <w:t xml:space="preserve"> on the next trial. Consequently, since </w:t>
        </w:r>
      </w:ins>
      <w:ins w:id="291" w:author="Pensack, Max J." w:date="2020-12-08T16:32:00Z">
        <w:r w:rsidR="00164972">
          <w:rPr>
            <w:rFonts w:ascii="Arial" w:eastAsia="Times New Roman" w:hAnsi="Arial" w:cs="Arial"/>
            <w:color w:val="000000"/>
            <w:sz w:val="22"/>
            <w:szCs w:val="22"/>
          </w:rPr>
          <w:t>the</w:t>
        </w:r>
      </w:ins>
      <w:ins w:id="292" w:author="Pensack, Max J." w:date="2020-12-08T16:30:00Z">
        <w:r w:rsidR="00164972" w:rsidRPr="00164972">
          <w:rPr>
            <w:rFonts w:ascii="Arial" w:eastAsia="Times New Roman" w:hAnsi="Arial" w:cs="Arial"/>
            <w:color w:val="000000"/>
            <w:sz w:val="22"/>
            <w:szCs w:val="22"/>
            <w:rPrChange w:id="293" w:author="Pensack, Max J." w:date="2020-12-08T16:30:00Z">
              <w:rPr>
                <w:rFonts w:ascii="Times" w:eastAsia="Times New Roman" w:hAnsi="Times" w:cs="Times New Roman"/>
                <w:color w:val="000000"/>
                <w:sz w:val="27"/>
                <w:szCs w:val="27"/>
              </w:rPr>
            </w:rPrChange>
          </w:rPr>
          <w:t xml:space="preserve"> context in effect is not indicated until the end of the delay period</w:t>
        </w:r>
      </w:ins>
      <w:ins w:id="294" w:author="Pensack, Max J." w:date="2020-12-08T16:33:00Z">
        <w:r w:rsidR="00164972" w:rsidRPr="00164972">
          <w:rPr>
            <w:rFonts w:ascii="Arial" w:eastAsia="Times New Roman" w:hAnsi="Arial" w:cs="Arial"/>
            <w:color w:val="000000"/>
            <w:sz w:val="22"/>
            <w:szCs w:val="22"/>
          </w:rPr>
          <w:t xml:space="preserve"> </w:t>
        </w:r>
        <w:r w:rsidR="00164972" w:rsidRPr="008313CD">
          <w:rPr>
            <w:rFonts w:ascii="Arial" w:eastAsia="Times New Roman" w:hAnsi="Arial" w:cs="Arial"/>
            <w:color w:val="000000"/>
            <w:sz w:val="22"/>
            <w:szCs w:val="22"/>
          </w:rPr>
          <w:t xml:space="preserve">on the </w:t>
        </w:r>
        <w:r w:rsidR="00164972">
          <w:rPr>
            <w:rFonts w:ascii="Arial" w:eastAsia="Times New Roman" w:hAnsi="Arial" w:cs="Arial"/>
            <w:color w:val="000000"/>
            <w:sz w:val="22"/>
            <w:szCs w:val="22"/>
          </w:rPr>
          <w:t>following</w:t>
        </w:r>
        <w:r w:rsidR="00164972" w:rsidRPr="008313CD">
          <w:rPr>
            <w:rFonts w:ascii="Arial" w:eastAsia="Times New Roman" w:hAnsi="Arial" w:cs="Arial"/>
            <w:color w:val="000000"/>
            <w:sz w:val="22"/>
            <w:szCs w:val="22"/>
          </w:rPr>
          <w:t xml:space="preserve"> trial</w:t>
        </w:r>
      </w:ins>
      <w:ins w:id="295" w:author="Pensack, Max J." w:date="2020-12-08T16:30:00Z">
        <w:r w:rsidR="00164972" w:rsidRPr="00164972">
          <w:rPr>
            <w:rFonts w:ascii="Arial" w:eastAsia="Times New Roman" w:hAnsi="Arial" w:cs="Arial"/>
            <w:color w:val="000000"/>
            <w:sz w:val="22"/>
            <w:szCs w:val="22"/>
            <w:rPrChange w:id="296" w:author="Pensack, Max J." w:date="2020-12-08T16:30:00Z">
              <w:rPr>
                <w:rFonts w:ascii="Times" w:eastAsia="Times New Roman" w:hAnsi="Times" w:cs="Times New Roman"/>
                <w:color w:val="000000"/>
                <w:sz w:val="27"/>
                <w:szCs w:val="27"/>
              </w:rPr>
            </w:rPrChange>
          </w:rPr>
          <w:t xml:space="preserve">, there is maximal uncertainty as to which SRO mapping might </w:t>
        </w:r>
      </w:ins>
      <w:ins w:id="297" w:author="Pensack, Max J." w:date="2020-12-08T16:33:00Z">
        <w:r w:rsidR="00164972">
          <w:rPr>
            <w:rFonts w:ascii="Arial" w:eastAsia="Times New Roman" w:hAnsi="Arial" w:cs="Arial"/>
            <w:color w:val="000000"/>
            <w:sz w:val="22"/>
            <w:szCs w:val="22"/>
          </w:rPr>
          <w:t>b</w:t>
        </w:r>
      </w:ins>
      <w:ins w:id="298" w:author="Pensack, Max J." w:date="2020-12-08T16:34:00Z">
        <w:r w:rsidR="00164972">
          <w:rPr>
            <w:rFonts w:ascii="Arial" w:eastAsia="Times New Roman" w:hAnsi="Arial" w:cs="Arial"/>
            <w:color w:val="000000"/>
            <w:sz w:val="22"/>
            <w:szCs w:val="22"/>
          </w:rPr>
          <w:t>e needed</w:t>
        </w:r>
      </w:ins>
      <w:ins w:id="299" w:author="Pensack, Max J." w:date="2020-12-08T16:30:00Z">
        <w:r w:rsidR="00164972" w:rsidRPr="00164972">
          <w:rPr>
            <w:rFonts w:ascii="Arial" w:eastAsia="Times New Roman" w:hAnsi="Arial" w:cs="Arial"/>
            <w:color w:val="000000"/>
            <w:sz w:val="22"/>
            <w:szCs w:val="22"/>
            <w:rPrChange w:id="300" w:author="Pensack, Max J." w:date="2020-12-08T16:30:00Z">
              <w:rPr>
                <w:rFonts w:ascii="Times" w:eastAsia="Times New Roman" w:hAnsi="Times" w:cs="Times New Roman"/>
                <w:color w:val="000000"/>
                <w:sz w:val="27"/>
                <w:szCs w:val="27"/>
              </w:rPr>
            </w:rPrChange>
          </w:rPr>
          <w:t>. SD should therefore remain high to support task performance</w:t>
        </w:r>
      </w:ins>
      <w:ins w:id="301" w:author="Pensack, Max J." w:date="2020-12-08T16:34:00Z">
        <w:r w:rsidR="00164972">
          <w:rPr>
            <w:rFonts w:ascii="Arial" w:eastAsia="Times New Roman" w:hAnsi="Arial" w:cs="Arial"/>
            <w:color w:val="000000"/>
            <w:sz w:val="22"/>
            <w:szCs w:val="22"/>
          </w:rPr>
          <w:t xml:space="preserve"> here as well</w:t>
        </w:r>
      </w:ins>
      <w:ins w:id="302" w:author="Pensack, Max J." w:date="2020-12-08T16:30:00Z">
        <w:r w:rsidR="00164972" w:rsidRPr="00164972">
          <w:rPr>
            <w:rFonts w:ascii="Arial" w:eastAsia="Times New Roman" w:hAnsi="Arial" w:cs="Arial"/>
            <w:color w:val="000000"/>
            <w:sz w:val="22"/>
            <w:szCs w:val="22"/>
            <w:rPrChange w:id="303" w:author="Pensack, Max J." w:date="2020-12-08T16:30:00Z">
              <w:rPr>
                <w:rFonts w:ascii="Times" w:eastAsia="Times New Roman" w:hAnsi="Times" w:cs="Times New Roman"/>
                <w:color w:val="000000"/>
                <w:sz w:val="27"/>
                <w:szCs w:val="27"/>
              </w:rPr>
            </w:rPrChange>
          </w:rPr>
          <w:t xml:space="preserve">. This implies that neural ensembles may realize a geometry </w:t>
        </w:r>
      </w:ins>
      <w:ins w:id="304" w:author="Pensack, Max J." w:date="2020-12-08T16:34:00Z">
        <w:r w:rsidR="00164972">
          <w:rPr>
            <w:rFonts w:ascii="Arial" w:eastAsia="Times New Roman" w:hAnsi="Arial" w:cs="Arial"/>
            <w:color w:val="000000"/>
            <w:sz w:val="22"/>
            <w:szCs w:val="22"/>
          </w:rPr>
          <w:t>with</w:t>
        </w:r>
      </w:ins>
      <w:ins w:id="305" w:author="Pensack, Max J." w:date="2020-12-08T16:30:00Z">
        <w:r w:rsidR="00164972" w:rsidRPr="00164972">
          <w:rPr>
            <w:rFonts w:ascii="Arial" w:eastAsia="Times New Roman" w:hAnsi="Arial" w:cs="Arial"/>
            <w:color w:val="000000"/>
            <w:sz w:val="22"/>
            <w:szCs w:val="22"/>
            <w:rPrChange w:id="306" w:author="Pensack, Max J." w:date="2020-12-08T16:30:00Z">
              <w:rPr>
                <w:rFonts w:ascii="Times" w:eastAsia="Times New Roman" w:hAnsi="Times" w:cs="Times New Roman"/>
                <w:color w:val="000000"/>
                <w:sz w:val="27"/>
                <w:szCs w:val="27"/>
              </w:rPr>
            </w:rPrChange>
          </w:rPr>
          <w:t xml:space="preserve"> </w:t>
        </w:r>
        <w:r w:rsidR="00164972" w:rsidRPr="00D205D1">
          <w:rPr>
            <w:rFonts w:ascii="Arial" w:eastAsia="Times New Roman" w:hAnsi="Arial" w:cs="Arial"/>
            <w:i/>
            <w:iCs/>
            <w:color w:val="000000"/>
            <w:sz w:val="22"/>
            <w:szCs w:val="22"/>
            <w:rPrChange w:id="307" w:author="Pensack, Max J." w:date="2020-12-08T16:38:00Z">
              <w:rPr>
                <w:rFonts w:ascii="Times" w:eastAsia="Times New Roman" w:hAnsi="Times" w:cs="Times New Roman"/>
                <w:color w:val="000000"/>
                <w:sz w:val="27"/>
                <w:szCs w:val="27"/>
              </w:rPr>
            </w:rPrChange>
          </w:rPr>
          <w:t>both</w:t>
        </w:r>
        <w:r w:rsidR="00164972" w:rsidRPr="00164972">
          <w:rPr>
            <w:rFonts w:ascii="Arial" w:eastAsia="Times New Roman" w:hAnsi="Arial" w:cs="Arial"/>
            <w:color w:val="000000"/>
            <w:sz w:val="22"/>
            <w:szCs w:val="22"/>
            <w:rPrChange w:id="308" w:author="Pensack, Max J." w:date="2020-12-08T16:30:00Z">
              <w:rPr>
                <w:rFonts w:ascii="Times" w:eastAsia="Times New Roman" w:hAnsi="Times" w:cs="Times New Roman"/>
                <w:color w:val="000000"/>
                <w:sz w:val="27"/>
                <w:szCs w:val="27"/>
              </w:rPr>
            </w:rPrChange>
          </w:rPr>
          <w:t xml:space="preserve"> high CCGP for context and high SD, as was observed in</w:t>
        </w:r>
      </w:ins>
      <w:ins w:id="309" w:author="Pensack, Max J." w:date="2020-12-08T16:34:00Z">
        <w:r w:rsidR="00164972">
          <w:rPr>
            <w:rFonts w:ascii="Arial" w:eastAsia="Times New Roman" w:hAnsi="Arial" w:cs="Arial"/>
            <w:color w:val="000000"/>
            <w:sz w:val="22"/>
            <w:szCs w:val="22"/>
          </w:rPr>
          <w:t xml:space="preserve"> </w:t>
        </w:r>
      </w:ins>
      <w:r w:rsidR="00164972">
        <w:rPr>
          <w:rFonts w:ascii="Arial" w:eastAsia="Times New Roman" w:hAnsi="Arial" w:cs="Arial"/>
          <w:color w:val="000000"/>
          <w:sz w:val="22"/>
          <w:szCs w:val="22"/>
        </w:rPr>
        <w:fldChar w:fldCharType="begin"/>
      </w:r>
      <w:r w:rsidR="00164972">
        <w:rPr>
          <w:rFonts w:ascii="Arial" w:eastAsia="Times New Roman" w:hAnsi="Arial" w:cs="Arial"/>
          <w:color w:val="000000"/>
          <w:sz w:val="22"/>
          <w:szCs w:val="22"/>
        </w:rPr>
        <w:instrText xml:space="preserve"> ADDIN ZOTERO_ITEM CSL_CITATION {"citationID":"bNdGM2tM","properties":{"formattedCitation":"[15]","plainCitation":"[15]","noteIndex":0},"citationItems":[{"id":"ZKnrGNpJ/h9UYjN4U","uris":["http://zotero.org/users/5885257/items/3HFW55VS"],"uri":["http://zotero.org/users/5885257/items/3HFW55VS"],"itemData":{"id":"ZKnrGNpJ/h9UYjN4U","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defined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reflecting abstraction but that still allowed a linear classifier to decode a large number of other variables (high shattering dimensionality). Furthermore, this geometry changed in relation to task events and performance. These findings elucidate how the brain and artificial systems represent variables in an abstract format while preserving the advantages conferred by high shattering dimensionality.","container-title":"Cell","DOI":"10.1016/j.cell.2020.09.031","ISSN":"0092-8674","issue":"4","journalAbbreviation":"Cell","language":"en","page":"954-967.e21","source":"ScienceDirect","title":"The Geometry of Abstraction in the Hippocampus and Prefrontal Cortex","volume":"183","author":[{"family":"Bernardi","given":"Silvia"},{"family":"Benna","given":"Marcus K."},{"family":"Rigotti","given":"Mattia"},{"family":"Munuera","given":"Jérôme"},{"family":"Fusi","given":"Stefano"},{"family":"Salzman","given":"C. Daniel"}],"issued":{"date-parts":[["2020",11,12]]}}}],"schema":"https://github.com/citation-style-language/schema/raw/master/csl-citation.json"} </w:instrText>
      </w:r>
      <w:r w:rsidR="00164972">
        <w:rPr>
          <w:rFonts w:ascii="Arial" w:eastAsia="Times New Roman" w:hAnsi="Arial" w:cs="Arial"/>
          <w:color w:val="000000"/>
          <w:sz w:val="22"/>
          <w:szCs w:val="22"/>
        </w:rPr>
        <w:fldChar w:fldCharType="separate"/>
      </w:r>
      <w:r w:rsidR="00164972">
        <w:rPr>
          <w:rFonts w:ascii="Arial" w:eastAsia="Times New Roman" w:hAnsi="Arial" w:cs="Arial"/>
          <w:noProof/>
          <w:color w:val="000000"/>
          <w:sz w:val="22"/>
          <w:szCs w:val="22"/>
        </w:rPr>
        <w:t>[15]</w:t>
      </w:r>
      <w:r w:rsidR="00164972">
        <w:rPr>
          <w:rFonts w:ascii="Arial" w:eastAsia="Times New Roman" w:hAnsi="Arial" w:cs="Arial"/>
          <w:color w:val="000000"/>
          <w:sz w:val="22"/>
          <w:szCs w:val="22"/>
        </w:rPr>
        <w:fldChar w:fldCharType="end"/>
      </w:r>
      <w:ins w:id="310" w:author="Pensack, Max J." w:date="2020-12-08T16:30:00Z">
        <w:r w:rsidR="00164972" w:rsidRPr="00164972">
          <w:rPr>
            <w:rFonts w:ascii="Arial" w:eastAsia="Times New Roman" w:hAnsi="Arial" w:cs="Arial"/>
            <w:color w:val="000000"/>
            <w:sz w:val="22"/>
            <w:szCs w:val="22"/>
            <w:rPrChange w:id="311" w:author="Pensack, Max J." w:date="2020-12-08T16:30:00Z">
              <w:rPr>
                <w:rFonts w:ascii="Times" w:eastAsia="Times New Roman" w:hAnsi="Times" w:cs="Times New Roman"/>
                <w:color w:val="000000"/>
                <w:sz w:val="27"/>
                <w:szCs w:val="27"/>
              </w:rPr>
            </w:rPrChange>
          </w:rPr>
          <w:t xml:space="preserve">. </w:t>
        </w:r>
        <w:r w:rsidR="00164972" w:rsidRPr="00164972">
          <w:rPr>
            <w:rFonts w:ascii="Arial" w:eastAsia="Times New Roman" w:hAnsi="Arial" w:cs="Arial"/>
            <w:color w:val="000000"/>
            <w:sz w:val="22"/>
            <w:szCs w:val="22"/>
            <w:u w:val="single"/>
            <w:rPrChange w:id="312" w:author="Pensack, Max J." w:date="2020-12-08T16:35:00Z">
              <w:rPr>
                <w:rFonts w:ascii="Times" w:eastAsia="Times New Roman" w:hAnsi="Times" w:cs="Times New Roman"/>
                <w:color w:val="000000"/>
                <w:sz w:val="27"/>
                <w:szCs w:val="27"/>
              </w:rPr>
            </w:rPrChange>
          </w:rPr>
          <w:t>I therefore predict that performance on trial</w:t>
        </w:r>
      </w:ins>
      <w:ins w:id="313" w:author="Pensack, Max J." w:date="2020-12-08T16:35:00Z">
        <w:r w:rsidR="00164972" w:rsidRPr="00164972">
          <w:rPr>
            <w:rFonts w:ascii="Arial" w:eastAsia="Times New Roman" w:hAnsi="Arial" w:cs="Arial"/>
            <w:color w:val="000000"/>
            <w:sz w:val="22"/>
            <w:szCs w:val="22"/>
            <w:u w:val="single"/>
            <w:rPrChange w:id="314" w:author="Pensack, Max J." w:date="2020-12-08T16:35:00Z">
              <w:rPr>
                <w:rFonts w:ascii="Arial" w:eastAsia="Times New Roman" w:hAnsi="Arial" w:cs="Arial"/>
                <w:color w:val="000000"/>
                <w:sz w:val="22"/>
                <w:szCs w:val="22"/>
              </w:rPr>
            </w:rPrChange>
          </w:rPr>
          <w:t>s</w:t>
        </w:r>
      </w:ins>
      <w:ins w:id="315" w:author="Pensack, Max J." w:date="2020-12-08T16:30:00Z">
        <w:r w:rsidR="00164972" w:rsidRPr="00164972">
          <w:rPr>
            <w:rFonts w:ascii="Arial" w:eastAsia="Times New Roman" w:hAnsi="Arial" w:cs="Arial"/>
            <w:color w:val="000000"/>
            <w:sz w:val="22"/>
            <w:szCs w:val="22"/>
            <w:u w:val="single"/>
            <w:rPrChange w:id="316" w:author="Pensack, Max J." w:date="2020-12-08T16:35:00Z">
              <w:rPr>
                <w:rFonts w:ascii="Times" w:eastAsia="Times New Roman" w:hAnsi="Times" w:cs="Times New Roman"/>
                <w:color w:val="000000"/>
                <w:sz w:val="27"/>
                <w:szCs w:val="27"/>
              </w:rPr>
            </w:rPrChange>
          </w:rPr>
          <w:t xml:space="preserve"> </w:t>
        </w:r>
      </w:ins>
      <w:ins w:id="317" w:author="Pensack, Max J." w:date="2020-12-08T16:35:00Z">
        <w:r w:rsidR="00164972" w:rsidRPr="00164972">
          <w:rPr>
            <w:rFonts w:ascii="Arial" w:eastAsia="Times New Roman" w:hAnsi="Arial" w:cs="Arial"/>
            <w:color w:val="000000"/>
            <w:sz w:val="22"/>
            <w:szCs w:val="22"/>
            <w:u w:val="single"/>
            <w:rPrChange w:id="318" w:author="Pensack, Max J." w:date="2020-12-08T16:35:00Z">
              <w:rPr>
                <w:rFonts w:ascii="Arial" w:eastAsia="Times New Roman" w:hAnsi="Arial" w:cs="Arial"/>
                <w:color w:val="000000"/>
                <w:sz w:val="22"/>
                <w:szCs w:val="22"/>
              </w:rPr>
            </w:rPrChange>
          </w:rPr>
          <w:t>following</w:t>
        </w:r>
      </w:ins>
      <w:ins w:id="319" w:author="Pensack, Max J." w:date="2020-12-08T16:30:00Z">
        <w:r w:rsidR="00164972" w:rsidRPr="00164972">
          <w:rPr>
            <w:rFonts w:ascii="Arial" w:eastAsia="Times New Roman" w:hAnsi="Arial" w:cs="Arial"/>
            <w:color w:val="000000"/>
            <w:sz w:val="22"/>
            <w:szCs w:val="22"/>
            <w:u w:val="single"/>
            <w:rPrChange w:id="320" w:author="Pensack, Max J." w:date="2020-12-08T16:35:00Z">
              <w:rPr>
                <w:rFonts w:ascii="Times" w:eastAsia="Times New Roman" w:hAnsi="Times" w:cs="Times New Roman"/>
                <w:color w:val="000000"/>
                <w:sz w:val="27"/>
                <w:szCs w:val="27"/>
              </w:rPr>
            </w:rPrChange>
          </w:rPr>
          <w:t xml:space="preserve"> a switch cue should also be correlated with SD</w:t>
        </w:r>
        <w:r w:rsidR="00164972" w:rsidRPr="00164972">
          <w:rPr>
            <w:rFonts w:ascii="Arial" w:eastAsia="Times New Roman" w:hAnsi="Arial" w:cs="Arial"/>
            <w:color w:val="000000"/>
            <w:sz w:val="22"/>
            <w:szCs w:val="22"/>
            <w:rPrChange w:id="321" w:author="Pensack, Max J." w:date="2020-12-08T16:30:00Z">
              <w:rPr>
                <w:rFonts w:ascii="Times" w:eastAsia="Times New Roman" w:hAnsi="Times" w:cs="Times New Roman"/>
                <w:color w:val="000000"/>
                <w:sz w:val="27"/>
                <w:szCs w:val="27"/>
              </w:rPr>
            </w:rPrChange>
          </w:rPr>
          <w:t xml:space="preserve">, as monkeys must link the </w:t>
        </w:r>
      </w:ins>
      <w:ins w:id="322" w:author="Pensack, Max J." w:date="2020-12-08T16:36:00Z">
        <w:r w:rsidR="00164972">
          <w:rPr>
            <w:rFonts w:ascii="Arial" w:eastAsia="Times New Roman" w:hAnsi="Arial" w:cs="Arial"/>
            <w:color w:val="000000"/>
            <w:sz w:val="22"/>
            <w:szCs w:val="22"/>
          </w:rPr>
          <w:t>held-out</w:t>
        </w:r>
      </w:ins>
      <w:ins w:id="323" w:author="Pensack, Max J." w:date="2020-12-08T16:30:00Z">
        <w:r w:rsidR="00164972" w:rsidRPr="00164972">
          <w:rPr>
            <w:rFonts w:ascii="Arial" w:eastAsia="Times New Roman" w:hAnsi="Arial" w:cs="Arial"/>
            <w:color w:val="000000"/>
            <w:sz w:val="22"/>
            <w:szCs w:val="22"/>
            <w:rPrChange w:id="324" w:author="Pensack, Max J." w:date="2020-12-08T16:30:00Z">
              <w:rPr>
                <w:rFonts w:ascii="Times" w:eastAsia="Times New Roman" w:hAnsi="Times" w:cs="Times New Roman"/>
                <w:color w:val="000000"/>
                <w:sz w:val="27"/>
                <w:szCs w:val="27"/>
              </w:rPr>
            </w:rPrChange>
          </w:rPr>
          <w:t xml:space="preserve"> stimulus to the correct context</w:t>
        </w:r>
      </w:ins>
      <w:ins w:id="325" w:author="Pensack, Max J." w:date="2020-12-08T16:37:00Z">
        <w:r w:rsidR="00164972">
          <w:rPr>
            <w:rFonts w:ascii="Arial" w:eastAsia="Times New Roman" w:hAnsi="Arial" w:cs="Arial"/>
            <w:color w:val="000000"/>
            <w:sz w:val="22"/>
            <w:szCs w:val="22"/>
          </w:rPr>
          <w:t xml:space="preserve"> for generalization</w:t>
        </w:r>
      </w:ins>
      <w:ins w:id="326" w:author="Pensack, Max J." w:date="2020-12-08T16:30:00Z">
        <w:r w:rsidR="00164972" w:rsidRPr="00164972">
          <w:rPr>
            <w:rFonts w:ascii="Arial" w:eastAsia="Times New Roman" w:hAnsi="Arial" w:cs="Arial"/>
            <w:color w:val="000000"/>
            <w:sz w:val="22"/>
            <w:szCs w:val="22"/>
            <w:rPrChange w:id="327" w:author="Pensack, Max J." w:date="2020-12-08T16:30:00Z">
              <w:rPr>
                <w:rFonts w:ascii="Times" w:eastAsia="Times New Roman" w:hAnsi="Times" w:cs="Times New Roman"/>
                <w:color w:val="000000"/>
                <w:sz w:val="27"/>
                <w:szCs w:val="27"/>
              </w:rPr>
            </w:rPrChange>
          </w:rPr>
          <w:t xml:space="preserve"> </w:t>
        </w:r>
      </w:ins>
      <w:ins w:id="328" w:author="Pensack, Max J." w:date="2020-12-08T16:36:00Z">
        <w:r w:rsidR="00164972" w:rsidRPr="00D205D1">
          <w:rPr>
            <w:rFonts w:ascii="Arial" w:eastAsia="Times New Roman" w:hAnsi="Arial" w:cs="Arial"/>
            <w:i/>
            <w:iCs/>
            <w:color w:val="000000"/>
            <w:sz w:val="22"/>
            <w:szCs w:val="22"/>
            <w:rPrChange w:id="329" w:author="Pensack, Max J." w:date="2020-12-08T16:38:00Z">
              <w:rPr>
                <w:rFonts w:ascii="Arial" w:eastAsia="Times New Roman" w:hAnsi="Arial" w:cs="Arial"/>
                <w:color w:val="000000"/>
                <w:sz w:val="22"/>
                <w:szCs w:val="22"/>
              </w:rPr>
            </w:rPrChange>
          </w:rPr>
          <w:t>and</w:t>
        </w:r>
        <w:r w:rsidR="00164972">
          <w:rPr>
            <w:rFonts w:ascii="Arial" w:eastAsia="Times New Roman" w:hAnsi="Arial" w:cs="Arial"/>
            <w:color w:val="000000"/>
            <w:sz w:val="22"/>
            <w:szCs w:val="22"/>
          </w:rPr>
          <w:t xml:space="preserve"> </w:t>
        </w:r>
      </w:ins>
      <w:ins w:id="330" w:author="Pensack, Max J." w:date="2020-12-08T16:30:00Z">
        <w:r w:rsidR="00164972" w:rsidRPr="00164972">
          <w:rPr>
            <w:rFonts w:ascii="Arial" w:eastAsia="Times New Roman" w:hAnsi="Arial" w:cs="Arial"/>
            <w:color w:val="000000"/>
            <w:sz w:val="22"/>
            <w:szCs w:val="22"/>
            <w:rPrChange w:id="331" w:author="Pensack, Max J." w:date="2020-12-08T16:30:00Z">
              <w:rPr>
                <w:rFonts w:ascii="Times" w:eastAsia="Times New Roman" w:hAnsi="Times" w:cs="Times New Roman"/>
                <w:color w:val="000000"/>
                <w:sz w:val="27"/>
                <w:szCs w:val="27"/>
              </w:rPr>
            </w:rPrChange>
          </w:rPr>
          <w:t xml:space="preserve">must represent the </w:t>
        </w:r>
      </w:ins>
      <w:ins w:id="332" w:author="Pensack, Max J." w:date="2020-12-08T16:37:00Z">
        <w:r w:rsidR="00164972">
          <w:rPr>
            <w:rFonts w:ascii="Arial" w:eastAsia="Times New Roman" w:hAnsi="Arial" w:cs="Arial"/>
            <w:color w:val="000000"/>
            <w:sz w:val="22"/>
            <w:szCs w:val="22"/>
          </w:rPr>
          <w:t>8</w:t>
        </w:r>
      </w:ins>
      <w:ins w:id="333" w:author="Pensack, Max J." w:date="2020-12-08T16:30:00Z">
        <w:r w:rsidR="00164972" w:rsidRPr="00164972">
          <w:rPr>
            <w:rFonts w:ascii="Arial" w:eastAsia="Times New Roman" w:hAnsi="Arial" w:cs="Arial"/>
            <w:color w:val="000000"/>
            <w:sz w:val="22"/>
            <w:szCs w:val="22"/>
            <w:rPrChange w:id="334" w:author="Pensack, Max J." w:date="2020-12-08T16:30:00Z">
              <w:rPr>
                <w:rFonts w:ascii="Times" w:eastAsia="Times New Roman" w:hAnsi="Times" w:cs="Times New Roman"/>
                <w:color w:val="000000"/>
                <w:sz w:val="27"/>
                <w:szCs w:val="27"/>
              </w:rPr>
            </w:rPrChange>
          </w:rPr>
          <w:t xml:space="preserve"> SRO mappings </w:t>
        </w:r>
      </w:ins>
      <w:ins w:id="335" w:author="Pensack, Max J." w:date="2020-12-08T16:37:00Z">
        <w:r w:rsidR="00164972">
          <w:rPr>
            <w:rFonts w:ascii="Arial" w:eastAsia="Times New Roman" w:hAnsi="Arial" w:cs="Arial"/>
            <w:color w:val="000000"/>
            <w:sz w:val="22"/>
            <w:szCs w:val="22"/>
          </w:rPr>
          <w:t>for</w:t>
        </w:r>
      </w:ins>
      <w:ins w:id="336" w:author="Pensack, Max J." w:date="2020-12-08T16:30:00Z">
        <w:r w:rsidR="00164972" w:rsidRPr="00164972">
          <w:rPr>
            <w:rFonts w:ascii="Arial" w:eastAsia="Times New Roman" w:hAnsi="Arial" w:cs="Arial"/>
            <w:color w:val="000000"/>
            <w:sz w:val="22"/>
            <w:szCs w:val="22"/>
            <w:rPrChange w:id="337" w:author="Pensack, Max J." w:date="2020-12-08T16:30:00Z">
              <w:rPr>
                <w:rFonts w:ascii="Times" w:eastAsia="Times New Roman" w:hAnsi="Times" w:cs="Times New Roman"/>
                <w:color w:val="000000"/>
                <w:sz w:val="27"/>
                <w:szCs w:val="27"/>
              </w:rPr>
            </w:rPrChange>
          </w:rPr>
          <w:t xml:space="preserve"> context-dependent </w:t>
        </w:r>
      </w:ins>
      <w:ins w:id="338" w:author="Pensack, Max J." w:date="2020-12-08T16:37:00Z">
        <w:r w:rsidR="00164972">
          <w:rPr>
            <w:rFonts w:ascii="Arial" w:eastAsia="Times New Roman" w:hAnsi="Arial" w:cs="Arial"/>
            <w:color w:val="000000"/>
            <w:sz w:val="22"/>
            <w:szCs w:val="22"/>
          </w:rPr>
          <w:t>flexibility</w:t>
        </w:r>
      </w:ins>
      <w:ins w:id="339" w:author="Pensack, Max J." w:date="2020-12-08T16:30:00Z">
        <w:r w:rsidR="00164972" w:rsidRPr="00164972">
          <w:rPr>
            <w:rFonts w:ascii="Arial" w:eastAsia="Times New Roman" w:hAnsi="Arial" w:cs="Arial"/>
            <w:color w:val="000000"/>
            <w:sz w:val="22"/>
            <w:szCs w:val="22"/>
            <w:rPrChange w:id="340" w:author="Pensack, Max J." w:date="2020-12-08T16:30:00Z">
              <w:rPr>
                <w:rFonts w:ascii="Times" w:eastAsia="Times New Roman" w:hAnsi="Times" w:cs="Times New Roman"/>
                <w:color w:val="000000"/>
                <w:sz w:val="27"/>
                <w:szCs w:val="27"/>
              </w:rPr>
            </w:rPrChange>
          </w:rPr>
          <w:t>.</w:t>
        </w:r>
      </w:ins>
    </w:p>
    <w:p w14:paraId="60076BF6" w14:textId="2CFCA12A" w:rsidR="00805352" w:rsidRPr="008917D7" w:rsidDel="00164972" w:rsidRDefault="00805352">
      <w:pPr>
        <w:ind w:firstLine="720"/>
        <w:jc w:val="both"/>
        <w:rPr>
          <w:del w:id="341" w:author="Pensack, Max J." w:date="2020-12-08T16:30:00Z"/>
          <w:rFonts w:ascii="Arial" w:hAnsi="Arial" w:cs="Arial"/>
          <w:sz w:val="22"/>
          <w:szCs w:val="22"/>
        </w:rPr>
        <w:pPrChange w:id="342" w:author="Pensack, Max J." w:date="2020-12-08T15:37:00Z">
          <w:pPr>
            <w:jc w:val="both"/>
          </w:pPr>
        </w:pPrChange>
      </w:pPr>
    </w:p>
    <w:p w14:paraId="73266203" w14:textId="2D167DA5" w:rsidR="00025B15" w:rsidRPr="008917D7" w:rsidRDefault="00025B15" w:rsidP="00025B15">
      <w:pPr>
        <w:jc w:val="both"/>
        <w:rPr>
          <w:rFonts w:ascii="Arial" w:hAnsi="Arial" w:cs="Arial"/>
          <w:sz w:val="22"/>
          <w:szCs w:val="22"/>
        </w:rPr>
      </w:pPr>
    </w:p>
    <w:p w14:paraId="49CE3BEA" w14:textId="3BF7BE96" w:rsidR="00D205D1" w:rsidRDefault="00025B15" w:rsidP="0024505C">
      <w:pPr>
        <w:jc w:val="both"/>
        <w:rPr>
          <w:ins w:id="343" w:author="Pensack, Max J." w:date="2020-12-08T16:39:00Z"/>
          <w:rFonts w:ascii="Arial" w:hAnsi="Arial" w:cs="Arial"/>
          <w:sz w:val="22"/>
          <w:szCs w:val="22"/>
        </w:rPr>
        <w:pPrChange w:id="344" w:author="Pensack, Max J." w:date="2020-12-08T16:43:00Z">
          <w:pPr/>
        </w:pPrChange>
      </w:pPr>
      <w:r w:rsidRPr="0052401F">
        <w:rPr>
          <w:rFonts w:ascii="Arial" w:hAnsi="Arial" w:cs="Arial"/>
          <w:i/>
          <w:iCs/>
          <w:sz w:val="22"/>
          <w:szCs w:val="22"/>
          <w:u w:val="single"/>
        </w:rPr>
        <w:t>Potential Pitfalls:</w:t>
      </w:r>
      <w:r w:rsidR="00DF6FDA" w:rsidRPr="00DF6FDA">
        <w:rPr>
          <w:rFonts w:ascii="Arial" w:hAnsi="Arial" w:cs="Arial"/>
          <w:sz w:val="22"/>
          <w:szCs w:val="22"/>
        </w:rPr>
        <w:t xml:space="preserve"> </w:t>
      </w:r>
      <w:r w:rsidR="005223C4">
        <w:rPr>
          <w:rFonts w:ascii="Arial" w:hAnsi="Arial" w:cs="Arial"/>
          <w:sz w:val="22"/>
          <w:szCs w:val="22"/>
        </w:rPr>
        <w:t xml:space="preserve">One potential pitfall is that I </w:t>
      </w:r>
      <w:r w:rsidR="00032F9B">
        <w:rPr>
          <w:rFonts w:ascii="Arial" w:hAnsi="Arial" w:cs="Arial"/>
          <w:sz w:val="22"/>
          <w:szCs w:val="22"/>
        </w:rPr>
        <w:t>will fail to see the predicted trends in failure trials due to changes in geometry across the learning process</w:t>
      </w:r>
      <w:r w:rsidR="000E7A1E">
        <w:rPr>
          <w:rFonts w:ascii="Arial" w:hAnsi="Arial" w:cs="Arial"/>
          <w:sz w:val="22"/>
          <w:szCs w:val="22"/>
        </w:rPr>
        <w:t xml:space="preserve"> (i.e., as animals </w:t>
      </w:r>
      <w:r w:rsidR="000E7A1E" w:rsidRPr="000E7A1E">
        <w:rPr>
          <w:rFonts w:ascii="Arial" w:hAnsi="Arial" w:cs="Arial"/>
          <w:i/>
          <w:iCs/>
          <w:sz w:val="22"/>
          <w:szCs w:val="22"/>
        </w:rPr>
        <w:t>learn to generalize</w:t>
      </w:r>
      <w:r w:rsidR="000E7A1E">
        <w:rPr>
          <w:rFonts w:ascii="Arial" w:hAnsi="Arial" w:cs="Arial"/>
          <w:sz w:val="22"/>
          <w:szCs w:val="22"/>
        </w:rPr>
        <w:t>)</w:t>
      </w:r>
      <w:r w:rsidR="00032F9B">
        <w:rPr>
          <w:rFonts w:ascii="Arial" w:hAnsi="Arial" w:cs="Arial"/>
          <w:sz w:val="22"/>
          <w:szCs w:val="22"/>
        </w:rPr>
        <w:t>. It is conceivable that earlier trials are marked by lower CCGP scores in both correct and error trials, which might diminish any comparisons made between the two outcomes. Two approaches are possible in mitigating this confound. First, I will conduct separate analyses by learning epoch, to show that CCGP score increases with overall performance on correct trials but fails to do so with error trials. Also, I will restrict my analysis to trials made only after a criterion level of performance is reached, thereby controlling for the learning process.</w:t>
      </w:r>
    </w:p>
    <w:p w14:paraId="6C9DF42C" w14:textId="77777777" w:rsidR="00032F9B" w:rsidRPr="00DF6FDA" w:rsidDel="00D205D1" w:rsidRDefault="00032F9B" w:rsidP="00032F9B">
      <w:pPr>
        <w:jc w:val="both"/>
        <w:rPr>
          <w:del w:id="345" w:author="Pensack, Max J." w:date="2020-12-08T16:39:00Z"/>
          <w:rFonts w:ascii="Arial" w:hAnsi="Arial" w:cs="Arial"/>
          <w:i/>
          <w:iCs/>
          <w:sz w:val="22"/>
          <w:szCs w:val="22"/>
          <w:u w:val="single"/>
        </w:rPr>
      </w:pPr>
    </w:p>
    <w:p w14:paraId="7810BE18" w14:textId="5FBD9FAD" w:rsidR="000C6D63" w:rsidRPr="00032F9B" w:rsidDel="00B70560" w:rsidRDefault="00032F9B" w:rsidP="00D205D1">
      <w:pPr>
        <w:jc w:val="both"/>
        <w:rPr>
          <w:del w:id="346" w:author="Pensack, Max J." w:date="2020-12-08T15:48:00Z"/>
          <w:rFonts w:ascii="Arial" w:hAnsi="Arial" w:cs="Arial"/>
          <w:sz w:val="22"/>
          <w:szCs w:val="22"/>
        </w:rPr>
        <w:pPrChange w:id="347" w:author="Pensack, Max J." w:date="2020-12-08T16:39:00Z">
          <w:pPr>
            <w:ind w:firstLine="720"/>
            <w:jc w:val="both"/>
          </w:pPr>
        </w:pPrChange>
      </w:pPr>
      <w:del w:id="348" w:author="Pensack, Max J." w:date="2020-12-08T15:48:00Z">
        <w:r w:rsidDel="00B70560">
          <w:rPr>
            <w:rFonts w:ascii="Arial" w:hAnsi="Arial" w:cs="Arial"/>
            <w:sz w:val="22"/>
            <w:szCs w:val="22"/>
          </w:rPr>
          <w:delText xml:space="preserve">A second pitfall could arise from multiple </w:delText>
        </w:r>
        <w:r w:rsidR="005223C4" w:rsidDel="00B70560">
          <w:rPr>
            <w:rFonts w:ascii="Arial" w:hAnsi="Arial" w:cs="Arial"/>
            <w:sz w:val="22"/>
            <w:szCs w:val="22"/>
          </w:rPr>
          <w:delText>types</w:delText>
        </w:r>
        <w:r w:rsidDel="00B70560">
          <w:rPr>
            <w:rFonts w:ascii="Arial" w:hAnsi="Arial" w:cs="Arial"/>
            <w:sz w:val="22"/>
            <w:szCs w:val="22"/>
          </w:rPr>
          <w:delText xml:space="preserve"> of error trials. While errors might be related to differences in the </w:delText>
        </w:r>
        <w:r w:rsidR="00B75EBD" w:rsidDel="00B70560">
          <w:rPr>
            <w:rFonts w:ascii="Arial" w:hAnsi="Arial" w:cs="Arial"/>
            <w:sz w:val="22"/>
            <w:szCs w:val="22"/>
          </w:rPr>
          <w:delText xml:space="preserve">geometry of </w:delText>
        </w:r>
        <w:r w:rsidDel="00B70560">
          <w:rPr>
            <w:rFonts w:ascii="Arial" w:hAnsi="Arial" w:cs="Arial"/>
            <w:sz w:val="22"/>
            <w:szCs w:val="22"/>
          </w:rPr>
          <w:delText xml:space="preserve">neural representations, </w:delText>
        </w:r>
        <w:r w:rsidR="00B75EBD" w:rsidDel="00B70560">
          <w:rPr>
            <w:rFonts w:ascii="Arial" w:hAnsi="Arial" w:cs="Arial"/>
            <w:sz w:val="22"/>
            <w:szCs w:val="22"/>
          </w:rPr>
          <w:delText xml:space="preserve">I will need to exclude </w:delText>
        </w:r>
        <w:r w:rsidDel="00B70560">
          <w:rPr>
            <w:rFonts w:ascii="Arial" w:hAnsi="Arial" w:cs="Arial"/>
            <w:sz w:val="22"/>
            <w:szCs w:val="22"/>
          </w:rPr>
          <w:delText xml:space="preserve">errors due to attentional lapses or random reward-seeking </w:delText>
        </w:r>
        <w:r w:rsidR="002822B1" w:rsidDel="00B70560">
          <w:rPr>
            <w:rFonts w:ascii="Arial" w:hAnsi="Arial" w:cs="Arial"/>
            <w:sz w:val="22"/>
            <w:szCs w:val="22"/>
          </w:rPr>
          <w:delText>behavior</w:delText>
        </w:r>
        <w:r w:rsidDel="00B70560">
          <w:rPr>
            <w:rFonts w:ascii="Arial" w:hAnsi="Arial" w:cs="Arial"/>
            <w:sz w:val="22"/>
            <w:szCs w:val="22"/>
          </w:rPr>
          <w:delText xml:space="preserve"> unrelated to decisions based on task</w:delText>
        </w:r>
        <w:r w:rsidR="00B75EBD" w:rsidDel="00B70560">
          <w:rPr>
            <w:rFonts w:ascii="Arial" w:hAnsi="Arial" w:cs="Arial"/>
            <w:sz w:val="22"/>
            <w:szCs w:val="22"/>
          </w:rPr>
          <w:delText xml:space="preserve"> representations</w:delText>
        </w:r>
        <w:r w:rsidDel="00B70560">
          <w:rPr>
            <w:rFonts w:ascii="Arial" w:hAnsi="Arial" w:cs="Arial"/>
            <w:sz w:val="22"/>
            <w:szCs w:val="22"/>
          </w:rPr>
          <w:delText xml:space="preserve">. There are several ways to protect against this kind of pitfall. First, I will constrain my analysis to error trials when the animal was maintaining fixation throughout the trial. This will guarantee that the animal was engaged in the task while errors occurred. A second check against </w:delText>
        </w:r>
        <w:r w:rsidDel="00B70560">
          <w:rPr>
            <w:rFonts w:ascii="Arial" w:hAnsi="Arial" w:cs="Arial" w:hint="eastAsia"/>
            <w:sz w:val="22"/>
            <w:szCs w:val="22"/>
          </w:rPr>
          <w:delText>a</w:delText>
        </w:r>
        <w:r w:rsidDel="00B70560">
          <w:rPr>
            <w:rFonts w:ascii="Arial" w:hAnsi="Arial" w:cs="Arial"/>
            <w:sz w:val="22"/>
            <w:szCs w:val="22"/>
          </w:rPr>
          <w:delText xml:space="preserve">ttentional lapses will be to compare CCGP scores for </w:delText>
        </w:r>
        <w:r w:rsidR="002822B1" w:rsidDel="00B70560">
          <w:rPr>
            <w:rFonts w:ascii="Arial" w:hAnsi="Arial" w:cs="Arial"/>
            <w:sz w:val="22"/>
            <w:szCs w:val="22"/>
          </w:rPr>
          <w:delText>the variable context</w:delText>
        </w:r>
        <w:r w:rsidDel="00B70560">
          <w:rPr>
            <w:rFonts w:ascii="Arial" w:hAnsi="Arial" w:cs="Arial"/>
            <w:sz w:val="22"/>
            <w:szCs w:val="22"/>
          </w:rPr>
          <w:delText xml:space="preserve"> with </w:delText>
        </w:r>
        <w:r w:rsidR="002822B1" w:rsidDel="00B70560">
          <w:rPr>
            <w:rFonts w:ascii="Arial" w:hAnsi="Arial" w:cs="Arial"/>
            <w:sz w:val="22"/>
            <w:szCs w:val="22"/>
          </w:rPr>
          <w:delText>those</w:delText>
        </w:r>
        <w:r w:rsidDel="00B70560">
          <w:rPr>
            <w:rFonts w:ascii="Arial" w:hAnsi="Arial" w:cs="Arial"/>
            <w:sz w:val="22"/>
            <w:szCs w:val="22"/>
          </w:rPr>
          <w:delText xml:space="preserve"> of variables also known to be implicated in the task. For example, the variable</w:delText>
        </w:r>
        <w:r w:rsidR="002822B1" w:rsidDel="00B70560">
          <w:rPr>
            <w:rFonts w:ascii="Arial" w:hAnsi="Arial" w:cs="Arial"/>
            <w:sz w:val="22"/>
            <w:szCs w:val="22"/>
          </w:rPr>
          <w:delText xml:space="preserve"> </w:delText>
        </w:r>
        <w:r w:rsidR="009F35CE" w:rsidRPr="009F35CE" w:rsidDel="00B70560">
          <w:rPr>
            <w:rFonts w:ascii="Arial" w:hAnsi="Arial" w:cs="Arial"/>
            <w:i/>
            <w:iCs/>
            <w:sz w:val="22"/>
            <w:szCs w:val="22"/>
          </w:rPr>
          <w:delText xml:space="preserve">reward </w:delText>
        </w:r>
        <w:r w:rsidR="002822B1" w:rsidRPr="009F35CE" w:rsidDel="00B70560">
          <w:rPr>
            <w:rFonts w:ascii="Arial" w:hAnsi="Arial" w:cs="Arial"/>
            <w:i/>
            <w:iCs/>
            <w:sz w:val="22"/>
            <w:szCs w:val="22"/>
          </w:rPr>
          <w:delText>outcome</w:delText>
        </w:r>
        <w:r w:rsidDel="00B70560">
          <w:rPr>
            <w:rFonts w:ascii="Arial" w:hAnsi="Arial" w:cs="Arial"/>
            <w:sz w:val="22"/>
            <w:szCs w:val="22"/>
          </w:rPr>
          <w:delText xml:space="preserve"> has been shown to have a high level CCGP score in these areas. The absence of such findings here </w:delText>
        </w:r>
        <w:r w:rsidR="002822B1" w:rsidDel="00B70560">
          <w:rPr>
            <w:rFonts w:ascii="Arial" w:hAnsi="Arial" w:cs="Arial"/>
            <w:sz w:val="22"/>
            <w:szCs w:val="22"/>
          </w:rPr>
          <w:delText>would</w:delText>
        </w:r>
        <w:r w:rsidDel="00B70560">
          <w:rPr>
            <w:rFonts w:ascii="Arial" w:hAnsi="Arial" w:cs="Arial"/>
            <w:sz w:val="22"/>
            <w:szCs w:val="22"/>
          </w:rPr>
          <w:delText xml:space="preserve"> serve as grounds to reject trials based on attentional lapses.</w:delText>
        </w:r>
        <w:r w:rsidR="000C6D63" w:rsidDel="00B70560">
          <w:rPr>
            <w:rFonts w:ascii="Arial" w:hAnsi="Arial" w:cs="Arial"/>
            <w:i/>
            <w:iCs/>
            <w:sz w:val="22"/>
            <w:szCs w:val="22"/>
            <w:u w:val="single"/>
          </w:rPr>
          <w:br w:type="page"/>
        </w:r>
      </w:del>
    </w:p>
    <w:p w14:paraId="783E68CB" w14:textId="67C4F2D1" w:rsidR="001D6BCB" w:rsidRPr="00C067E8" w:rsidRDefault="001D6BCB" w:rsidP="00D205D1">
      <w:pPr>
        <w:pStyle w:val="Bibliography"/>
        <w:ind w:left="0" w:firstLine="0"/>
        <w:rPr>
          <w:rFonts w:ascii="Arial" w:hAnsi="Arial" w:cs="Arial"/>
          <w:b/>
          <w:bCs/>
          <w:sz w:val="22"/>
          <w:szCs w:val="22"/>
        </w:rPr>
        <w:pPrChange w:id="349" w:author="Pensack, Max J." w:date="2020-12-08T16:39:00Z">
          <w:pPr>
            <w:pStyle w:val="Bibliography"/>
          </w:pPr>
        </w:pPrChange>
      </w:pPr>
      <w:r>
        <w:rPr>
          <w:rFonts w:ascii="Arial" w:hAnsi="Arial" w:cs="Arial"/>
          <w:b/>
          <w:bCs/>
          <w:sz w:val="22"/>
          <w:szCs w:val="22"/>
        </w:rPr>
        <w:t>BIBLIOGRAPHY</w:t>
      </w:r>
    </w:p>
    <w:p w14:paraId="742DC861" w14:textId="77777777" w:rsidR="00164972" w:rsidRPr="00164972" w:rsidRDefault="000C6D63" w:rsidP="00164972">
      <w:pPr>
        <w:pStyle w:val="Bibliography"/>
        <w:rPr>
          <w:rFonts w:ascii="Calibri"/>
          <w:sz w:val="22"/>
        </w:rPr>
      </w:pPr>
      <w:r>
        <w:rPr>
          <w:rFonts w:ascii="Arial" w:hAnsi="Arial" w:cs="Arial"/>
          <w:sz w:val="22"/>
          <w:szCs w:val="22"/>
        </w:rPr>
        <w:fldChar w:fldCharType="begin"/>
      </w:r>
      <w:r w:rsidR="00C067E8">
        <w:rPr>
          <w:rFonts w:ascii="Arial" w:hAnsi="Arial" w:cs="Arial"/>
          <w:sz w:val="22"/>
          <w:szCs w:val="22"/>
        </w:rPr>
        <w:instrText xml:space="preserve"> ADDIN ZOTERO_BIBL {"uncited":[],"omitted":[],"custom":[]} CSL_BIBLIOGRAPHY </w:instrText>
      </w:r>
      <w:r>
        <w:rPr>
          <w:rFonts w:ascii="Arial" w:hAnsi="Arial" w:cs="Arial"/>
          <w:sz w:val="22"/>
          <w:szCs w:val="22"/>
        </w:rPr>
        <w:fldChar w:fldCharType="separate"/>
      </w:r>
      <w:r w:rsidR="00164972" w:rsidRPr="00164972">
        <w:rPr>
          <w:rFonts w:ascii="Calibri"/>
          <w:sz w:val="22"/>
        </w:rPr>
        <w:t xml:space="preserve">[1] </w:t>
      </w:r>
      <w:r w:rsidR="00164972" w:rsidRPr="00164972">
        <w:rPr>
          <w:rFonts w:ascii="Calibri"/>
          <w:sz w:val="22"/>
        </w:rPr>
        <w:tab/>
        <w:t xml:space="preserve">Rudy JW, O’Reilly RC. Contextual fear conditioning, conjunctive representations, pattern completion, and the hippocampus. </w:t>
      </w:r>
      <w:proofErr w:type="spellStart"/>
      <w:r w:rsidR="00164972" w:rsidRPr="00164972">
        <w:rPr>
          <w:rFonts w:ascii="Calibri"/>
          <w:i/>
          <w:iCs/>
          <w:sz w:val="22"/>
        </w:rPr>
        <w:t>Behav</w:t>
      </w:r>
      <w:proofErr w:type="spellEnd"/>
      <w:r w:rsidR="00164972" w:rsidRPr="00164972">
        <w:rPr>
          <w:rFonts w:ascii="Calibri"/>
          <w:i/>
          <w:iCs/>
          <w:sz w:val="22"/>
        </w:rPr>
        <w:t xml:space="preserve"> </w:t>
      </w:r>
      <w:proofErr w:type="spellStart"/>
      <w:r w:rsidR="00164972" w:rsidRPr="00164972">
        <w:rPr>
          <w:rFonts w:ascii="Calibri"/>
          <w:i/>
          <w:iCs/>
          <w:sz w:val="22"/>
        </w:rPr>
        <w:t>Neurosci</w:t>
      </w:r>
      <w:proofErr w:type="spellEnd"/>
      <w:r w:rsidR="00164972" w:rsidRPr="00164972">
        <w:rPr>
          <w:rFonts w:ascii="Calibri"/>
          <w:sz w:val="22"/>
        </w:rPr>
        <w:t xml:space="preserve"> 19991201; 113: 867.</w:t>
      </w:r>
    </w:p>
    <w:p w14:paraId="1B6D37F6" w14:textId="77777777" w:rsidR="00164972" w:rsidRPr="00164972" w:rsidRDefault="00164972" w:rsidP="00164972">
      <w:pPr>
        <w:pStyle w:val="Bibliography"/>
        <w:rPr>
          <w:rFonts w:ascii="Calibri"/>
          <w:sz w:val="22"/>
        </w:rPr>
      </w:pPr>
      <w:r w:rsidRPr="00164972">
        <w:rPr>
          <w:rFonts w:ascii="Calibri"/>
          <w:sz w:val="22"/>
        </w:rPr>
        <w:t xml:space="preserve">[2] </w:t>
      </w:r>
      <w:r w:rsidRPr="00164972">
        <w:rPr>
          <w:rFonts w:ascii="Calibri"/>
          <w:sz w:val="22"/>
        </w:rPr>
        <w:tab/>
        <w:t xml:space="preserve">Fusi S, Miller EK, </w:t>
      </w:r>
      <w:proofErr w:type="spellStart"/>
      <w:r w:rsidRPr="00164972">
        <w:rPr>
          <w:rFonts w:ascii="Calibri"/>
          <w:sz w:val="22"/>
        </w:rPr>
        <w:t>Rigotti</w:t>
      </w:r>
      <w:proofErr w:type="spellEnd"/>
      <w:r w:rsidRPr="00164972">
        <w:rPr>
          <w:rFonts w:ascii="Calibri"/>
          <w:sz w:val="22"/>
        </w:rPr>
        <w:t xml:space="preserve"> M. Why neurons mix: high dimensionality for higher cognition. </w:t>
      </w:r>
      <w:proofErr w:type="spellStart"/>
      <w:r w:rsidRPr="00164972">
        <w:rPr>
          <w:rFonts w:ascii="Calibri"/>
          <w:i/>
          <w:iCs/>
          <w:sz w:val="22"/>
        </w:rPr>
        <w:t>Curr</w:t>
      </w:r>
      <w:proofErr w:type="spellEnd"/>
      <w:r w:rsidRPr="00164972">
        <w:rPr>
          <w:rFonts w:ascii="Calibri"/>
          <w:i/>
          <w:iCs/>
          <w:sz w:val="22"/>
        </w:rPr>
        <w:t xml:space="preserve"> </w:t>
      </w:r>
      <w:proofErr w:type="spellStart"/>
      <w:r w:rsidRPr="00164972">
        <w:rPr>
          <w:rFonts w:ascii="Calibri"/>
          <w:i/>
          <w:iCs/>
          <w:sz w:val="22"/>
        </w:rPr>
        <w:t>Opin</w:t>
      </w:r>
      <w:proofErr w:type="spellEnd"/>
      <w:r w:rsidRPr="00164972">
        <w:rPr>
          <w:rFonts w:ascii="Calibri"/>
          <w:i/>
          <w:iCs/>
          <w:sz w:val="22"/>
        </w:rPr>
        <w:t xml:space="preserve"> </w:t>
      </w:r>
      <w:proofErr w:type="spellStart"/>
      <w:r w:rsidRPr="00164972">
        <w:rPr>
          <w:rFonts w:ascii="Calibri"/>
          <w:i/>
          <w:iCs/>
          <w:sz w:val="22"/>
        </w:rPr>
        <w:t>Neurobiol</w:t>
      </w:r>
      <w:proofErr w:type="spellEnd"/>
      <w:r w:rsidRPr="00164972">
        <w:rPr>
          <w:rFonts w:ascii="Calibri"/>
          <w:sz w:val="22"/>
        </w:rPr>
        <w:t xml:space="preserve"> 2016; 37: 66–74.</w:t>
      </w:r>
    </w:p>
    <w:p w14:paraId="4808A29F" w14:textId="77777777" w:rsidR="00164972" w:rsidRPr="00164972" w:rsidRDefault="00164972" w:rsidP="00164972">
      <w:pPr>
        <w:pStyle w:val="Bibliography"/>
        <w:rPr>
          <w:rFonts w:ascii="Calibri"/>
          <w:sz w:val="22"/>
        </w:rPr>
      </w:pPr>
      <w:r w:rsidRPr="00164972">
        <w:rPr>
          <w:rFonts w:ascii="Calibri"/>
          <w:sz w:val="22"/>
        </w:rPr>
        <w:t xml:space="preserve">[3] </w:t>
      </w:r>
      <w:r w:rsidRPr="00164972">
        <w:rPr>
          <w:rFonts w:ascii="Calibri"/>
          <w:sz w:val="22"/>
        </w:rPr>
        <w:tab/>
      </w:r>
      <w:proofErr w:type="spellStart"/>
      <w:r w:rsidRPr="00164972">
        <w:rPr>
          <w:rFonts w:ascii="Calibri"/>
          <w:sz w:val="22"/>
        </w:rPr>
        <w:t>Rigotti</w:t>
      </w:r>
      <w:proofErr w:type="spellEnd"/>
      <w:r w:rsidRPr="00164972">
        <w:rPr>
          <w:rFonts w:ascii="Calibri"/>
          <w:sz w:val="22"/>
        </w:rPr>
        <w:t xml:space="preserve"> M, Barak O, Warden MR, et al. The importance of mixed selectivity in complex cognitive tasks. </w:t>
      </w:r>
      <w:r w:rsidRPr="00164972">
        <w:rPr>
          <w:rFonts w:ascii="Calibri"/>
          <w:i/>
          <w:iCs/>
          <w:sz w:val="22"/>
        </w:rPr>
        <w:t>Nature</w:t>
      </w:r>
      <w:r w:rsidRPr="00164972">
        <w:rPr>
          <w:rFonts w:ascii="Calibri"/>
          <w:sz w:val="22"/>
        </w:rPr>
        <w:t xml:space="preserve"> 2013; 497: 585--590.</w:t>
      </w:r>
    </w:p>
    <w:p w14:paraId="0E5387D4" w14:textId="77777777" w:rsidR="00164972" w:rsidRPr="00164972" w:rsidRDefault="00164972" w:rsidP="00164972">
      <w:pPr>
        <w:pStyle w:val="Bibliography"/>
        <w:rPr>
          <w:rFonts w:ascii="Calibri"/>
          <w:sz w:val="22"/>
        </w:rPr>
      </w:pPr>
      <w:r w:rsidRPr="00164972">
        <w:rPr>
          <w:rFonts w:ascii="Calibri"/>
          <w:sz w:val="22"/>
        </w:rPr>
        <w:t xml:space="preserve">[4] </w:t>
      </w:r>
      <w:r w:rsidRPr="00164972">
        <w:rPr>
          <w:rFonts w:ascii="Calibri"/>
          <w:sz w:val="22"/>
        </w:rPr>
        <w:tab/>
      </w:r>
      <w:proofErr w:type="spellStart"/>
      <w:r w:rsidRPr="00164972">
        <w:rPr>
          <w:rFonts w:ascii="Calibri"/>
          <w:sz w:val="22"/>
        </w:rPr>
        <w:t>Badre</w:t>
      </w:r>
      <w:proofErr w:type="spellEnd"/>
      <w:r w:rsidRPr="00164972">
        <w:rPr>
          <w:rFonts w:ascii="Calibri"/>
          <w:sz w:val="22"/>
        </w:rPr>
        <w:t xml:space="preserve"> D, Bhandari A, </w:t>
      </w:r>
      <w:proofErr w:type="spellStart"/>
      <w:r w:rsidRPr="00164972">
        <w:rPr>
          <w:rFonts w:ascii="Calibri"/>
          <w:sz w:val="22"/>
        </w:rPr>
        <w:t>Keglovits</w:t>
      </w:r>
      <w:proofErr w:type="spellEnd"/>
      <w:r w:rsidRPr="00164972">
        <w:rPr>
          <w:rFonts w:ascii="Calibri"/>
          <w:sz w:val="22"/>
        </w:rPr>
        <w:t xml:space="preserve"> H, et al. The dimensionality of neural representations for control. </w:t>
      </w:r>
      <w:proofErr w:type="spellStart"/>
      <w:r w:rsidRPr="00164972">
        <w:rPr>
          <w:rFonts w:ascii="Calibri"/>
          <w:i/>
          <w:iCs/>
          <w:sz w:val="22"/>
        </w:rPr>
        <w:t>Curr</w:t>
      </w:r>
      <w:proofErr w:type="spellEnd"/>
      <w:r w:rsidRPr="00164972">
        <w:rPr>
          <w:rFonts w:ascii="Calibri"/>
          <w:i/>
          <w:iCs/>
          <w:sz w:val="22"/>
        </w:rPr>
        <w:t xml:space="preserve"> </w:t>
      </w:r>
      <w:proofErr w:type="spellStart"/>
      <w:r w:rsidRPr="00164972">
        <w:rPr>
          <w:rFonts w:ascii="Calibri"/>
          <w:i/>
          <w:iCs/>
          <w:sz w:val="22"/>
        </w:rPr>
        <w:t>Opin</w:t>
      </w:r>
      <w:proofErr w:type="spellEnd"/>
      <w:r w:rsidRPr="00164972">
        <w:rPr>
          <w:rFonts w:ascii="Calibri"/>
          <w:i/>
          <w:iCs/>
          <w:sz w:val="22"/>
        </w:rPr>
        <w:t xml:space="preserve"> </w:t>
      </w:r>
      <w:proofErr w:type="spellStart"/>
      <w:r w:rsidRPr="00164972">
        <w:rPr>
          <w:rFonts w:ascii="Calibri"/>
          <w:i/>
          <w:iCs/>
          <w:sz w:val="22"/>
        </w:rPr>
        <w:t>Behav</w:t>
      </w:r>
      <w:proofErr w:type="spellEnd"/>
      <w:r w:rsidRPr="00164972">
        <w:rPr>
          <w:rFonts w:ascii="Calibri"/>
          <w:i/>
          <w:iCs/>
          <w:sz w:val="22"/>
        </w:rPr>
        <w:t xml:space="preserve"> Sci</w:t>
      </w:r>
      <w:r w:rsidRPr="00164972">
        <w:rPr>
          <w:rFonts w:ascii="Calibri"/>
          <w:sz w:val="22"/>
        </w:rPr>
        <w:t xml:space="preserve"> 2021; 38: 20–28.</w:t>
      </w:r>
    </w:p>
    <w:p w14:paraId="358E903B" w14:textId="77777777" w:rsidR="00164972" w:rsidRPr="00164972" w:rsidRDefault="00164972" w:rsidP="00164972">
      <w:pPr>
        <w:pStyle w:val="Bibliography"/>
        <w:rPr>
          <w:rFonts w:ascii="Calibri"/>
          <w:sz w:val="22"/>
        </w:rPr>
      </w:pPr>
      <w:r w:rsidRPr="00164972">
        <w:rPr>
          <w:rFonts w:ascii="Calibri"/>
          <w:sz w:val="22"/>
        </w:rPr>
        <w:t xml:space="preserve">[5] </w:t>
      </w:r>
      <w:r w:rsidRPr="00164972">
        <w:rPr>
          <w:rFonts w:ascii="Calibri"/>
          <w:sz w:val="22"/>
        </w:rPr>
        <w:tab/>
        <w:t xml:space="preserve">Wallis JD, Anderson KC, Miller EK. Single neurons in prefrontal cortex encode abstract rules. </w:t>
      </w:r>
      <w:r w:rsidRPr="00164972">
        <w:rPr>
          <w:rFonts w:ascii="Calibri"/>
          <w:i/>
          <w:iCs/>
          <w:sz w:val="22"/>
        </w:rPr>
        <w:t>Nature</w:t>
      </w:r>
      <w:r w:rsidRPr="00164972">
        <w:rPr>
          <w:rFonts w:ascii="Calibri"/>
          <w:sz w:val="22"/>
        </w:rPr>
        <w:t xml:space="preserve"> 2001; 411: 953--956.</w:t>
      </w:r>
    </w:p>
    <w:p w14:paraId="393FF476" w14:textId="77777777" w:rsidR="00164972" w:rsidRPr="00164972" w:rsidRDefault="00164972" w:rsidP="00164972">
      <w:pPr>
        <w:pStyle w:val="Bibliography"/>
        <w:rPr>
          <w:rFonts w:ascii="Calibri"/>
          <w:sz w:val="22"/>
        </w:rPr>
      </w:pPr>
      <w:r w:rsidRPr="00164972">
        <w:rPr>
          <w:rFonts w:ascii="Calibri"/>
          <w:sz w:val="22"/>
        </w:rPr>
        <w:t xml:space="preserve">[6] </w:t>
      </w:r>
      <w:r w:rsidRPr="00164972">
        <w:rPr>
          <w:rFonts w:ascii="Calibri"/>
          <w:sz w:val="22"/>
        </w:rPr>
        <w:tab/>
      </w:r>
      <w:proofErr w:type="spellStart"/>
      <w:r w:rsidRPr="00164972">
        <w:rPr>
          <w:rFonts w:ascii="Calibri"/>
          <w:sz w:val="22"/>
        </w:rPr>
        <w:t>Saez</w:t>
      </w:r>
      <w:proofErr w:type="spellEnd"/>
      <w:r w:rsidRPr="00164972">
        <w:rPr>
          <w:rFonts w:ascii="Calibri"/>
          <w:sz w:val="22"/>
        </w:rPr>
        <w:t xml:space="preserve"> A, </w:t>
      </w:r>
      <w:proofErr w:type="spellStart"/>
      <w:r w:rsidRPr="00164972">
        <w:rPr>
          <w:rFonts w:ascii="Calibri"/>
          <w:sz w:val="22"/>
        </w:rPr>
        <w:t>Rigotti</w:t>
      </w:r>
      <w:proofErr w:type="spellEnd"/>
      <w:r w:rsidRPr="00164972">
        <w:rPr>
          <w:rFonts w:ascii="Calibri"/>
          <w:sz w:val="22"/>
        </w:rPr>
        <w:t xml:space="preserve"> M, </w:t>
      </w:r>
      <w:proofErr w:type="spellStart"/>
      <w:r w:rsidRPr="00164972">
        <w:rPr>
          <w:rFonts w:ascii="Calibri"/>
          <w:sz w:val="22"/>
        </w:rPr>
        <w:t>Ostojic</w:t>
      </w:r>
      <w:proofErr w:type="spellEnd"/>
      <w:r w:rsidRPr="00164972">
        <w:rPr>
          <w:rFonts w:ascii="Calibri"/>
          <w:sz w:val="22"/>
        </w:rPr>
        <w:t xml:space="preserve"> S, et al. Abstract context representations in primate amygdala and prefrontal cortex. </w:t>
      </w:r>
      <w:r w:rsidRPr="00164972">
        <w:rPr>
          <w:rFonts w:ascii="Calibri"/>
          <w:i/>
          <w:iCs/>
          <w:sz w:val="22"/>
        </w:rPr>
        <w:t>Neuron</w:t>
      </w:r>
      <w:r w:rsidRPr="00164972">
        <w:rPr>
          <w:rFonts w:ascii="Calibri"/>
          <w:sz w:val="22"/>
        </w:rPr>
        <w:t xml:space="preserve"> 2015; 87: 869--881.</w:t>
      </w:r>
    </w:p>
    <w:p w14:paraId="65922237" w14:textId="77777777" w:rsidR="00164972" w:rsidRPr="00164972" w:rsidRDefault="00164972" w:rsidP="00164972">
      <w:pPr>
        <w:pStyle w:val="Bibliography"/>
        <w:rPr>
          <w:rFonts w:ascii="Calibri"/>
          <w:sz w:val="22"/>
        </w:rPr>
      </w:pPr>
      <w:r w:rsidRPr="00164972">
        <w:rPr>
          <w:rFonts w:ascii="Calibri"/>
          <w:sz w:val="22"/>
        </w:rPr>
        <w:t xml:space="preserve">[7] </w:t>
      </w:r>
      <w:r w:rsidRPr="00164972">
        <w:rPr>
          <w:rFonts w:ascii="Calibri"/>
          <w:sz w:val="22"/>
        </w:rPr>
        <w:tab/>
      </w:r>
      <w:proofErr w:type="spellStart"/>
      <w:r w:rsidRPr="00164972">
        <w:rPr>
          <w:rFonts w:ascii="Calibri"/>
          <w:sz w:val="22"/>
        </w:rPr>
        <w:t>Antzoulatos</w:t>
      </w:r>
      <w:proofErr w:type="spellEnd"/>
      <w:r w:rsidRPr="00164972">
        <w:rPr>
          <w:rFonts w:ascii="Calibri"/>
          <w:sz w:val="22"/>
        </w:rPr>
        <w:t xml:space="preserve"> EG, Miller EK. Differences between neural activity in prefrontal cortex and striatum during learning of novel abstract categories. </w:t>
      </w:r>
      <w:r w:rsidRPr="00164972">
        <w:rPr>
          <w:rFonts w:ascii="Calibri"/>
          <w:i/>
          <w:iCs/>
          <w:sz w:val="22"/>
        </w:rPr>
        <w:t>Neuron</w:t>
      </w:r>
      <w:r w:rsidRPr="00164972">
        <w:rPr>
          <w:rFonts w:ascii="Calibri"/>
          <w:sz w:val="22"/>
        </w:rPr>
        <w:t xml:space="preserve"> 2011; 71: 243--249.</w:t>
      </w:r>
    </w:p>
    <w:p w14:paraId="32377F88" w14:textId="77777777" w:rsidR="00164972" w:rsidRPr="00164972" w:rsidRDefault="00164972" w:rsidP="00164972">
      <w:pPr>
        <w:pStyle w:val="Bibliography"/>
        <w:rPr>
          <w:rFonts w:ascii="Calibri"/>
          <w:sz w:val="22"/>
        </w:rPr>
      </w:pPr>
      <w:r w:rsidRPr="00164972">
        <w:rPr>
          <w:rFonts w:ascii="Calibri"/>
          <w:sz w:val="22"/>
        </w:rPr>
        <w:t xml:space="preserve">[8] </w:t>
      </w:r>
      <w:r w:rsidRPr="00164972">
        <w:rPr>
          <w:rFonts w:ascii="Calibri"/>
          <w:sz w:val="22"/>
        </w:rPr>
        <w:tab/>
        <w:t xml:space="preserve">Miller EK, Cohen JD. An integrative theory of prefrontal cortex function. </w:t>
      </w:r>
      <w:proofErr w:type="spellStart"/>
      <w:r w:rsidRPr="00164972">
        <w:rPr>
          <w:rFonts w:ascii="Calibri"/>
          <w:i/>
          <w:iCs/>
          <w:sz w:val="22"/>
        </w:rPr>
        <w:t>Annu</w:t>
      </w:r>
      <w:proofErr w:type="spellEnd"/>
      <w:r w:rsidRPr="00164972">
        <w:rPr>
          <w:rFonts w:ascii="Calibri"/>
          <w:i/>
          <w:iCs/>
          <w:sz w:val="22"/>
        </w:rPr>
        <w:t xml:space="preserve"> Rev </w:t>
      </w:r>
      <w:proofErr w:type="spellStart"/>
      <w:r w:rsidRPr="00164972">
        <w:rPr>
          <w:rFonts w:ascii="Calibri"/>
          <w:i/>
          <w:iCs/>
          <w:sz w:val="22"/>
        </w:rPr>
        <w:t>Neurosci</w:t>
      </w:r>
      <w:proofErr w:type="spellEnd"/>
      <w:r w:rsidRPr="00164972">
        <w:rPr>
          <w:rFonts w:ascii="Calibri"/>
          <w:sz w:val="22"/>
        </w:rPr>
        <w:t xml:space="preserve"> 2001; 24: 167–202.</w:t>
      </w:r>
    </w:p>
    <w:p w14:paraId="16245F4C" w14:textId="77777777" w:rsidR="00164972" w:rsidRPr="00164972" w:rsidRDefault="00164972" w:rsidP="00164972">
      <w:pPr>
        <w:pStyle w:val="Bibliography"/>
        <w:rPr>
          <w:rFonts w:ascii="Calibri"/>
          <w:sz w:val="22"/>
        </w:rPr>
      </w:pPr>
      <w:r w:rsidRPr="00164972">
        <w:rPr>
          <w:rFonts w:ascii="Calibri"/>
          <w:sz w:val="22"/>
        </w:rPr>
        <w:t xml:space="preserve">[9] </w:t>
      </w:r>
      <w:r w:rsidRPr="00164972">
        <w:rPr>
          <w:rFonts w:ascii="Calibri"/>
          <w:sz w:val="22"/>
        </w:rPr>
        <w:tab/>
      </w:r>
      <w:proofErr w:type="spellStart"/>
      <w:r w:rsidRPr="00164972">
        <w:rPr>
          <w:rFonts w:ascii="Calibri"/>
          <w:sz w:val="22"/>
        </w:rPr>
        <w:t>Mante</w:t>
      </w:r>
      <w:proofErr w:type="spellEnd"/>
      <w:r w:rsidRPr="00164972">
        <w:rPr>
          <w:rFonts w:ascii="Calibri"/>
          <w:sz w:val="22"/>
        </w:rPr>
        <w:t xml:space="preserve"> V, </w:t>
      </w:r>
      <w:proofErr w:type="spellStart"/>
      <w:r w:rsidRPr="00164972">
        <w:rPr>
          <w:rFonts w:ascii="Calibri"/>
          <w:sz w:val="22"/>
        </w:rPr>
        <w:t>Sussillo</w:t>
      </w:r>
      <w:proofErr w:type="spellEnd"/>
      <w:r w:rsidRPr="00164972">
        <w:rPr>
          <w:rFonts w:ascii="Calibri"/>
          <w:sz w:val="22"/>
        </w:rPr>
        <w:t xml:space="preserve"> D, Shenoy KV, et al. Context-dependent computation by recurrent dynamics in prefrontal cortex. </w:t>
      </w:r>
      <w:r w:rsidRPr="00164972">
        <w:rPr>
          <w:rFonts w:ascii="Calibri"/>
          <w:i/>
          <w:iCs/>
          <w:sz w:val="22"/>
        </w:rPr>
        <w:t>Nature</w:t>
      </w:r>
      <w:r w:rsidRPr="00164972">
        <w:rPr>
          <w:rFonts w:ascii="Calibri"/>
          <w:sz w:val="22"/>
        </w:rPr>
        <w:t xml:space="preserve"> 2013; 503: 78–84.</w:t>
      </w:r>
    </w:p>
    <w:p w14:paraId="0C68A6C0" w14:textId="77777777" w:rsidR="00164972" w:rsidRPr="00164972" w:rsidRDefault="00164972" w:rsidP="00164972">
      <w:pPr>
        <w:pStyle w:val="Bibliography"/>
        <w:rPr>
          <w:rFonts w:ascii="Calibri"/>
          <w:sz w:val="22"/>
        </w:rPr>
      </w:pPr>
      <w:r w:rsidRPr="00164972">
        <w:rPr>
          <w:rFonts w:ascii="Calibri"/>
          <w:sz w:val="22"/>
        </w:rPr>
        <w:t xml:space="preserve">[10] </w:t>
      </w:r>
      <w:r w:rsidRPr="00164972">
        <w:rPr>
          <w:rFonts w:ascii="Calibri"/>
          <w:sz w:val="22"/>
        </w:rPr>
        <w:tab/>
        <w:t xml:space="preserve">Constantinescu AO, O’Reilly JX, Behrens TE. Organizing conceptual knowledge in humans with a </w:t>
      </w:r>
      <w:proofErr w:type="spellStart"/>
      <w:r w:rsidRPr="00164972">
        <w:rPr>
          <w:rFonts w:ascii="Calibri"/>
          <w:sz w:val="22"/>
        </w:rPr>
        <w:t>gridlike</w:t>
      </w:r>
      <w:proofErr w:type="spellEnd"/>
      <w:r w:rsidRPr="00164972">
        <w:rPr>
          <w:rFonts w:ascii="Calibri"/>
          <w:sz w:val="22"/>
        </w:rPr>
        <w:t xml:space="preserve"> code. </w:t>
      </w:r>
      <w:r w:rsidRPr="00164972">
        <w:rPr>
          <w:rFonts w:ascii="Calibri"/>
          <w:i/>
          <w:iCs/>
          <w:sz w:val="22"/>
        </w:rPr>
        <w:t>Science</w:t>
      </w:r>
      <w:r w:rsidRPr="00164972">
        <w:rPr>
          <w:rFonts w:ascii="Calibri"/>
          <w:sz w:val="22"/>
        </w:rPr>
        <w:t xml:space="preserve"> 2016; 352: 1464--1468.</w:t>
      </w:r>
    </w:p>
    <w:p w14:paraId="25D1D9CF" w14:textId="77777777" w:rsidR="00164972" w:rsidRPr="00164972" w:rsidRDefault="00164972" w:rsidP="00164972">
      <w:pPr>
        <w:pStyle w:val="Bibliography"/>
        <w:rPr>
          <w:rFonts w:ascii="Calibri"/>
          <w:sz w:val="22"/>
        </w:rPr>
      </w:pPr>
      <w:r w:rsidRPr="00164972">
        <w:rPr>
          <w:rFonts w:ascii="Calibri"/>
          <w:sz w:val="22"/>
        </w:rPr>
        <w:t xml:space="preserve">[11] </w:t>
      </w:r>
      <w:r w:rsidRPr="00164972">
        <w:rPr>
          <w:rFonts w:ascii="Calibri"/>
          <w:sz w:val="22"/>
        </w:rPr>
        <w:tab/>
      </w:r>
      <w:proofErr w:type="spellStart"/>
      <w:r w:rsidRPr="00164972">
        <w:rPr>
          <w:rFonts w:ascii="Calibri"/>
          <w:sz w:val="22"/>
        </w:rPr>
        <w:t>Sakon</w:t>
      </w:r>
      <w:proofErr w:type="spellEnd"/>
      <w:r w:rsidRPr="00164972">
        <w:rPr>
          <w:rFonts w:ascii="Calibri"/>
          <w:sz w:val="22"/>
        </w:rPr>
        <w:t xml:space="preserve"> JJ, Suzuki WA. A neural signature of pattern separation in the monkey hippocampus. </w:t>
      </w:r>
      <w:r w:rsidRPr="00164972">
        <w:rPr>
          <w:rFonts w:ascii="Calibri"/>
          <w:i/>
          <w:iCs/>
          <w:sz w:val="22"/>
        </w:rPr>
        <w:t xml:space="preserve">Proc Natl </w:t>
      </w:r>
      <w:proofErr w:type="spellStart"/>
      <w:r w:rsidRPr="00164972">
        <w:rPr>
          <w:rFonts w:ascii="Calibri"/>
          <w:i/>
          <w:iCs/>
          <w:sz w:val="22"/>
        </w:rPr>
        <w:t>Acad</w:t>
      </w:r>
      <w:proofErr w:type="spellEnd"/>
      <w:r w:rsidRPr="00164972">
        <w:rPr>
          <w:rFonts w:ascii="Calibri"/>
          <w:i/>
          <w:iCs/>
          <w:sz w:val="22"/>
        </w:rPr>
        <w:t xml:space="preserve"> Sci</w:t>
      </w:r>
      <w:r w:rsidRPr="00164972">
        <w:rPr>
          <w:rFonts w:ascii="Calibri"/>
          <w:sz w:val="22"/>
        </w:rPr>
        <w:t xml:space="preserve"> 2019; 116: 9634--9643.</w:t>
      </w:r>
    </w:p>
    <w:p w14:paraId="7E9DADAA" w14:textId="77777777" w:rsidR="00164972" w:rsidRPr="00164972" w:rsidRDefault="00164972" w:rsidP="00164972">
      <w:pPr>
        <w:pStyle w:val="Bibliography"/>
        <w:rPr>
          <w:rFonts w:ascii="Calibri"/>
          <w:sz w:val="22"/>
        </w:rPr>
      </w:pPr>
      <w:r w:rsidRPr="00164972">
        <w:rPr>
          <w:rFonts w:ascii="Calibri"/>
          <w:sz w:val="22"/>
        </w:rPr>
        <w:t xml:space="preserve">[12] </w:t>
      </w:r>
      <w:r w:rsidRPr="00164972">
        <w:rPr>
          <w:rFonts w:ascii="Calibri"/>
          <w:sz w:val="22"/>
        </w:rPr>
        <w:tab/>
        <w:t>Whittington JCR, Muller TH, Mark S, et al. The Tolman-</w:t>
      </w:r>
      <w:proofErr w:type="spellStart"/>
      <w:r w:rsidRPr="00164972">
        <w:rPr>
          <w:rFonts w:ascii="Calibri"/>
          <w:sz w:val="22"/>
        </w:rPr>
        <w:t>Eichenbaum</w:t>
      </w:r>
      <w:proofErr w:type="spellEnd"/>
      <w:r w:rsidRPr="00164972">
        <w:rPr>
          <w:rFonts w:ascii="Calibri"/>
          <w:sz w:val="22"/>
        </w:rPr>
        <w:t xml:space="preserve"> Machine: Unifying Space and Relational Memory through Generalization in the Hippocampal Formation. </w:t>
      </w:r>
      <w:r w:rsidRPr="00164972">
        <w:rPr>
          <w:rFonts w:ascii="Calibri"/>
          <w:i/>
          <w:iCs/>
          <w:sz w:val="22"/>
        </w:rPr>
        <w:t>Cell</w:t>
      </w:r>
      <w:r w:rsidRPr="00164972">
        <w:rPr>
          <w:rFonts w:ascii="Calibri"/>
          <w:sz w:val="22"/>
        </w:rPr>
        <w:t xml:space="preserve"> 2020; 183: 1249-1263.e23.</w:t>
      </w:r>
    </w:p>
    <w:p w14:paraId="021C604D" w14:textId="77777777" w:rsidR="00164972" w:rsidRPr="00164972" w:rsidRDefault="00164972" w:rsidP="00164972">
      <w:pPr>
        <w:pStyle w:val="Bibliography"/>
        <w:rPr>
          <w:rFonts w:ascii="Calibri"/>
          <w:sz w:val="22"/>
        </w:rPr>
      </w:pPr>
      <w:r w:rsidRPr="00164972">
        <w:rPr>
          <w:rFonts w:ascii="Calibri"/>
          <w:sz w:val="22"/>
        </w:rPr>
        <w:t xml:space="preserve">[13] </w:t>
      </w:r>
      <w:r w:rsidRPr="00164972">
        <w:rPr>
          <w:rFonts w:ascii="Calibri"/>
          <w:sz w:val="22"/>
        </w:rPr>
        <w:tab/>
      </w:r>
      <w:proofErr w:type="spellStart"/>
      <w:r w:rsidRPr="00164972">
        <w:rPr>
          <w:rFonts w:ascii="Calibri"/>
          <w:sz w:val="22"/>
        </w:rPr>
        <w:t>Gulli</w:t>
      </w:r>
      <w:proofErr w:type="spellEnd"/>
      <w:r w:rsidRPr="00164972">
        <w:rPr>
          <w:rFonts w:ascii="Calibri"/>
          <w:sz w:val="22"/>
        </w:rPr>
        <w:t xml:space="preserve"> RA, Duong LR, Corrigan BW, et al. Context-dependent representations of objects and space in the primate hippocampus during virtual navigation. </w:t>
      </w:r>
      <w:r w:rsidRPr="00164972">
        <w:rPr>
          <w:rFonts w:ascii="Calibri"/>
          <w:i/>
          <w:iCs/>
          <w:sz w:val="22"/>
        </w:rPr>
        <w:t xml:space="preserve">Nat </w:t>
      </w:r>
      <w:proofErr w:type="spellStart"/>
      <w:r w:rsidRPr="00164972">
        <w:rPr>
          <w:rFonts w:ascii="Calibri"/>
          <w:i/>
          <w:iCs/>
          <w:sz w:val="22"/>
        </w:rPr>
        <w:t>Neurosci</w:t>
      </w:r>
      <w:proofErr w:type="spellEnd"/>
      <w:r w:rsidRPr="00164972">
        <w:rPr>
          <w:rFonts w:ascii="Calibri"/>
          <w:sz w:val="22"/>
        </w:rPr>
        <w:t xml:space="preserve"> 2020; 23: 103–112.</w:t>
      </w:r>
    </w:p>
    <w:p w14:paraId="15A72219" w14:textId="77777777" w:rsidR="00164972" w:rsidRPr="00164972" w:rsidRDefault="00164972" w:rsidP="00164972">
      <w:pPr>
        <w:pStyle w:val="Bibliography"/>
        <w:rPr>
          <w:rFonts w:ascii="Calibri"/>
          <w:sz w:val="22"/>
        </w:rPr>
      </w:pPr>
      <w:r w:rsidRPr="00164972">
        <w:rPr>
          <w:rFonts w:ascii="Calibri"/>
          <w:sz w:val="22"/>
        </w:rPr>
        <w:t xml:space="preserve">[14] </w:t>
      </w:r>
      <w:r w:rsidRPr="00164972">
        <w:rPr>
          <w:rFonts w:ascii="Calibri"/>
          <w:sz w:val="22"/>
        </w:rPr>
        <w:tab/>
        <w:t xml:space="preserve">Rolls E. The mechanisms for pattern completion and pattern separation in the hippocampus. </w:t>
      </w:r>
      <w:r w:rsidRPr="00164972">
        <w:rPr>
          <w:rFonts w:ascii="Calibri"/>
          <w:i/>
          <w:iCs/>
          <w:sz w:val="22"/>
        </w:rPr>
        <w:t xml:space="preserve">Front Syst </w:t>
      </w:r>
      <w:proofErr w:type="spellStart"/>
      <w:r w:rsidRPr="00164972">
        <w:rPr>
          <w:rFonts w:ascii="Calibri"/>
          <w:i/>
          <w:iCs/>
          <w:sz w:val="22"/>
        </w:rPr>
        <w:t>Neurosci</w:t>
      </w:r>
      <w:proofErr w:type="spellEnd"/>
      <w:r w:rsidRPr="00164972">
        <w:rPr>
          <w:rFonts w:ascii="Calibri"/>
          <w:sz w:val="22"/>
        </w:rPr>
        <w:t xml:space="preserve">; 7. </w:t>
      </w:r>
      <w:proofErr w:type="spellStart"/>
      <w:r w:rsidRPr="00164972">
        <w:rPr>
          <w:rFonts w:ascii="Calibri"/>
          <w:sz w:val="22"/>
        </w:rPr>
        <w:t>Epub</w:t>
      </w:r>
      <w:proofErr w:type="spellEnd"/>
      <w:r w:rsidRPr="00164972">
        <w:rPr>
          <w:rFonts w:ascii="Calibri"/>
          <w:sz w:val="22"/>
        </w:rPr>
        <w:t xml:space="preserve"> ahead of print 2013. DOI: 10.3389/fnsys.2013.00074.</w:t>
      </w:r>
    </w:p>
    <w:p w14:paraId="47D3CE6F" w14:textId="77777777" w:rsidR="00164972" w:rsidRPr="00164972" w:rsidRDefault="00164972" w:rsidP="00164972">
      <w:pPr>
        <w:pStyle w:val="Bibliography"/>
        <w:rPr>
          <w:rFonts w:ascii="Calibri"/>
          <w:sz w:val="22"/>
        </w:rPr>
      </w:pPr>
      <w:r w:rsidRPr="00164972">
        <w:rPr>
          <w:rFonts w:ascii="Calibri"/>
          <w:sz w:val="22"/>
        </w:rPr>
        <w:t xml:space="preserve">[15] </w:t>
      </w:r>
      <w:r w:rsidRPr="00164972">
        <w:rPr>
          <w:rFonts w:ascii="Calibri"/>
          <w:sz w:val="22"/>
        </w:rPr>
        <w:tab/>
        <w:t xml:space="preserve">Bernardi S, </w:t>
      </w:r>
      <w:proofErr w:type="spellStart"/>
      <w:r w:rsidRPr="00164972">
        <w:rPr>
          <w:rFonts w:ascii="Calibri"/>
          <w:sz w:val="22"/>
        </w:rPr>
        <w:t>Benna</w:t>
      </w:r>
      <w:proofErr w:type="spellEnd"/>
      <w:r w:rsidRPr="00164972">
        <w:rPr>
          <w:rFonts w:ascii="Calibri"/>
          <w:sz w:val="22"/>
        </w:rPr>
        <w:t xml:space="preserve"> MK, </w:t>
      </w:r>
      <w:proofErr w:type="spellStart"/>
      <w:r w:rsidRPr="00164972">
        <w:rPr>
          <w:rFonts w:ascii="Calibri"/>
          <w:sz w:val="22"/>
        </w:rPr>
        <w:t>Rigotti</w:t>
      </w:r>
      <w:proofErr w:type="spellEnd"/>
      <w:r w:rsidRPr="00164972">
        <w:rPr>
          <w:rFonts w:ascii="Calibri"/>
          <w:sz w:val="22"/>
        </w:rPr>
        <w:t xml:space="preserve"> M, et al. The Geometry of Abstraction in the Hippocampus and Prefrontal Cortex. </w:t>
      </w:r>
      <w:r w:rsidRPr="00164972">
        <w:rPr>
          <w:rFonts w:ascii="Calibri"/>
          <w:i/>
          <w:iCs/>
          <w:sz w:val="22"/>
        </w:rPr>
        <w:t>Cell</w:t>
      </w:r>
      <w:r w:rsidRPr="00164972">
        <w:rPr>
          <w:rFonts w:ascii="Calibri"/>
          <w:sz w:val="22"/>
        </w:rPr>
        <w:t xml:space="preserve"> 2020; 183: 954-967.e21.</w:t>
      </w:r>
    </w:p>
    <w:p w14:paraId="23A34F65" w14:textId="77777777" w:rsidR="00164972" w:rsidRPr="00164972" w:rsidRDefault="00164972" w:rsidP="00164972">
      <w:pPr>
        <w:pStyle w:val="Bibliography"/>
        <w:rPr>
          <w:rFonts w:ascii="Calibri"/>
          <w:sz w:val="22"/>
        </w:rPr>
      </w:pPr>
      <w:r w:rsidRPr="00164972">
        <w:rPr>
          <w:rFonts w:ascii="Calibri"/>
          <w:sz w:val="22"/>
        </w:rPr>
        <w:t xml:space="preserve">[16] </w:t>
      </w:r>
      <w:r w:rsidRPr="00164972">
        <w:rPr>
          <w:rFonts w:ascii="Calibri"/>
          <w:sz w:val="22"/>
        </w:rPr>
        <w:tab/>
      </w:r>
      <w:proofErr w:type="spellStart"/>
      <w:r w:rsidRPr="00164972">
        <w:rPr>
          <w:rFonts w:ascii="Calibri"/>
          <w:sz w:val="22"/>
        </w:rPr>
        <w:t>Kriegeskorte</w:t>
      </w:r>
      <w:proofErr w:type="spellEnd"/>
      <w:r w:rsidRPr="00164972">
        <w:rPr>
          <w:rFonts w:ascii="Calibri"/>
          <w:sz w:val="22"/>
        </w:rPr>
        <w:t xml:space="preserve"> N, </w:t>
      </w:r>
      <w:proofErr w:type="spellStart"/>
      <w:r w:rsidRPr="00164972">
        <w:rPr>
          <w:rFonts w:ascii="Calibri"/>
          <w:sz w:val="22"/>
        </w:rPr>
        <w:t>Kievit</w:t>
      </w:r>
      <w:proofErr w:type="spellEnd"/>
      <w:r w:rsidRPr="00164972">
        <w:rPr>
          <w:rFonts w:ascii="Calibri"/>
          <w:sz w:val="22"/>
        </w:rPr>
        <w:t xml:space="preserve"> RA. Representational geometry: integrating cognition, computation, and the brain. </w:t>
      </w:r>
      <w:r w:rsidRPr="00164972">
        <w:rPr>
          <w:rFonts w:ascii="Calibri"/>
          <w:i/>
          <w:iCs/>
          <w:sz w:val="22"/>
        </w:rPr>
        <w:t xml:space="preserve">Trends </w:t>
      </w:r>
      <w:proofErr w:type="spellStart"/>
      <w:r w:rsidRPr="00164972">
        <w:rPr>
          <w:rFonts w:ascii="Calibri"/>
          <w:i/>
          <w:iCs/>
          <w:sz w:val="22"/>
        </w:rPr>
        <w:t>Cogn</w:t>
      </w:r>
      <w:proofErr w:type="spellEnd"/>
      <w:r w:rsidRPr="00164972">
        <w:rPr>
          <w:rFonts w:ascii="Calibri"/>
          <w:i/>
          <w:iCs/>
          <w:sz w:val="22"/>
        </w:rPr>
        <w:t xml:space="preserve"> Sci</w:t>
      </w:r>
      <w:r w:rsidRPr="00164972">
        <w:rPr>
          <w:rFonts w:ascii="Calibri"/>
          <w:sz w:val="22"/>
        </w:rPr>
        <w:t xml:space="preserve"> 2013; 17: 401–412.</w:t>
      </w:r>
    </w:p>
    <w:p w14:paraId="4B298BB7" w14:textId="77777777" w:rsidR="00164972" w:rsidRPr="00164972" w:rsidRDefault="00164972" w:rsidP="00164972">
      <w:pPr>
        <w:pStyle w:val="Bibliography"/>
        <w:rPr>
          <w:rFonts w:ascii="Calibri"/>
          <w:sz w:val="22"/>
        </w:rPr>
      </w:pPr>
      <w:r w:rsidRPr="00164972">
        <w:rPr>
          <w:rFonts w:ascii="Calibri"/>
          <w:sz w:val="22"/>
        </w:rPr>
        <w:t xml:space="preserve">[17] </w:t>
      </w:r>
      <w:r w:rsidRPr="00164972">
        <w:rPr>
          <w:rFonts w:ascii="Calibri"/>
          <w:sz w:val="22"/>
        </w:rPr>
        <w:tab/>
      </w:r>
      <w:proofErr w:type="spellStart"/>
      <w:r w:rsidRPr="00164972">
        <w:rPr>
          <w:rFonts w:ascii="Calibri"/>
          <w:sz w:val="22"/>
        </w:rPr>
        <w:t>Arnsten</w:t>
      </w:r>
      <w:proofErr w:type="spellEnd"/>
      <w:r w:rsidRPr="00164972">
        <w:rPr>
          <w:rFonts w:ascii="Calibri"/>
          <w:sz w:val="22"/>
        </w:rPr>
        <w:t xml:space="preserve"> AFT. Stress weakens prefrontal networks: molecular insults to higher cognition. </w:t>
      </w:r>
      <w:r w:rsidRPr="00164972">
        <w:rPr>
          <w:rFonts w:ascii="Calibri"/>
          <w:i/>
          <w:iCs/>
          <w:sz w:val="22"/>
        </w:rPr>
        <w:t xml:space="preserve">Nat </w:t>
      </w:r>
      <w:proofErr w:type="spellStart"/>
      <w:r w:rsidRPr="00164972">
        <w:rPr>
          <w:rFonts w:ascii="Calibri"/>
          <w:i/>
          <w:iCs/>
          <w:sz w:val="22"/>
        </w:rPr>
        <w:t>Neurosci</w:t>
      </w:r>
      <w:proofErr w:type="spellEnd"/>
      <w:r w:rsidRPr="00164972">
        <w:rPr>
          <w:rFonts w:ascii="Calibri"/>
          <w:sz w:val="22"/>
        </w:rPr>
        <w:t xml:space="preserve"> 2015; 18: 1376–1385.</w:t>
      </w:r>
    </w:p>
    <w:p w14:paraId="13E1C3E6" w14:textId="77777777" w:rsidR="00164972" w:rsidRPr="00164972" w:rsidRDefault="00164972" w:rsidP="00164972">
      <w:pPr>
        <w:pStyle w:val="Bibliography"/>
        <w:rPr>
          <w:rFonts w:ascii="Calibri"/>
          <w:sz w:val="22"/>
        </w:rPr>
      </w:pPr>
      <w:r w:rsidRPr="00164972">
        <w:rPr>
          <w:rFonts w:ascii="Calibri"/>
          <w:sz w:val="22"/>
        </w:rPr>
        <w:t xml:space="preserve">[18] </w:t>
      </w:r>
      <w:r w:rsidRPr="00164972">
        <w:rPr>
          <w:rFonts w:ascii="Calibri"/>
          <w:sz w:val="22"/>
        </w:rPr>
        <w:tab/>
      </w:r>
      <w:proofErr w:type="spellStart"/>
      <w:r w:rsidRPr="00164972">
        <w:rPr>
          <w:rFonts w:ascii="Calibri"/>
          <w:sz w:val="22"/>
        </w:rPr>
        <w:t>Benzina</w:t>
      </w:r>
      <w:proofErr w:type="spellEnd"/>
      <w:r w:rsidRPr="00164972">
        <w:rPr>
          <w:rFonts w:ascii="Calibri"/>
          <w:sz w:val="22"/>
        </w:rPr>
        <w:t xml:space="preserve"> N, Mallet L, </w:t>
      </w:r>
      <w:proofErr w:type="spellStart"/>
      <w:r w:rsidRPr="00164972">
        <w:rPr>
          <w:rFonts w:ascii="Calibri"/>
          <w:sz w:val="22"/>
        </w:rPr>
        <w:t>Burguière</w:t>
      </w:r>
      <w:proofErr w:type="spellEnd"/>
      <w:r w:rsidRPr="00164972">
        <w:rPr>
          <w:rFonts w:ascii="Calibri"/>
          <w:sz w:val="22"/>
        </w:rPr>
        <w:t xml:space="preserve"> E, et al. Cognitive Dysfunction in Obsessive-Compulsive Disorder. </w:t>
      </w:r>
      <w:proofErr w:type="spellStart"/>
      <w:r w:rsidRPr="00164972">
        <w:rPr>
          <w:rFonts w:ascii="Calibri"/>
          <w:i/>
          <w:iCs/>
          <w:sz w:val="22"/>
        </w:rPr>
        <w:t>Curr</w:t>
      </w:r>
      <w:proofErr w:type="spellEnd"/>
      <w:r w:rsidRPr="00164972">
        <w:rPr>
          <w:rFonts w:ascii="Calibri"/>
          <w:i/>
          <w:iCs/>
          <w:sz w:val="22"/>
        </w:rPr>
        <w:t xml:space="preserve"> Psychiatry Rep</w:t>
      </w:r>
      <w:r w:rsidRPr="00164972">
        <w:rPr>
          <w:rFonts w:ascii="Calibri"/>
          <w:sz w:val="22"/>
        </w:rPr>
        <w:t xml:space="preserve"> 2016; 18: 80.</w:t>
      </w:r>
    </w:p>
    <w:p w14:paraId="57250EEB" w14:textId="77777777" w:rsidR="00164972" w:rsidRPr="00164972" w:rsidRDefault="00164972" w:rsidP="00164972">
      <w:pPr>
        <w:pStyle w:val="Bibliography"/>
        <w:rPr>
          <w:rFonts w:ascii="Calibri"/>
          <w:sz w:val="22"/>
        </w:rPr>
      </w:pPr>
      <w:r w:rsidRPr="00164972">
        <w:rPr>
          <w:rFonts w:ascii="Calibri"/>
          <w:sz w:val="22"/>
        </w:rPr>
        <w:lastRenderedPageBreak/>
        <w:t xml:space="preserve">[19] </w:t>
      </w:r>
      <w:r w:rsidRPr="00164972">
        <w:rPr>
          <w:rFonts w:ascii="Calibri"/>
          <w:sz w:val="22"/>
        </w:rPr>
        <w:tab/>
      </w:r>
      <w:proofErr w:type="spellStart"/>
      <w:r w:rsidRPr="00164972">
        <w:rPr>
          <w:rFonts w:ascii="Calibri"/>
          <w:sz w:val="22"/>
        </w:rPr>
        <w:t>Koob</w:t>
      </w:r>
      <w:proofErr w:type="spellEnd"/>
      <w:r w:rsidRPr="00164972">
        <w:rPr>
          <w:rFonts w:ascii="Calibri"/>
          <w:sz w:val="22"/>
        </w:rPr>
        <w:t xml:space="preserve"> GF, Volkow ND. Neurocircuitry of Addiction. </w:t>
      </w:r>
      <w:r w:rsidRPr="00164972">
        <w:rPr>
          <w:rFonts w:ascii="Calibri"/>
          <w:i/>
          <w:iCs/>
          <w:sz w:val="22"/>
        </w:rPr>
        <w:t>Neuropsychopharmacology</w:t>
      </w:r>
      <w:r w:rsidRPr="00164972">
        <w:rPr>
          <w:rFonts w:ascii="Calibri"/>
          <w:sz w:val="22"/>
        </w:rPr>
        <w:t xml:space="preserve"> 2010; 35: 217–238.</w:t>
      </w:r>
    </w:p>
    <w:p w14:paraId="43BA2856" w14:textId="77777777" w:rsidR="00164972" w:rsidRPr="00164972" w:rsidRDefault="00164972" w:rsidP="00164972">
      <w:pPr>
        <w:pStyle w:val="Bibliography"/>
        <w:rPr>
          <w:rFonts w:ascii="Calibri"/>
          <w:sz w:val="22"/>
        </w:rPr>
      </w:pPr>
      <w:r w:rsidRPr="00164972">
        <w:rPr>
          <w:rFonts w:ascii="Calibri"/>
          <w:sz w:val="22"/>
        </w:rPr>
        <w:t xml:space="preserve">[20] </w:t>
      </w:r>
      <w:r w:rsidRPr="00164972">
        <w:rPr>
          <w:rFonts w:ascii="Calibri"/>
          <w:sz w:val="22"/>
        </w:rPr>
        <w:tab/>
        <w:t xml:space="preserve">Waltz JA. The neural underpinnings of cognitive flexibility and their disruption in psychotic illness. </w:t>
      </w:r>
      <w:r w:rsidRPr="00164972">
        <w:rPr>
          <w:rFonts w:ascii="Calibri"/>
          <w:i/>
          <w:iCs/>
          <w:sz w:val="22"/>
        </w:rPr>
        <w:t>Neuroscience</w:t>
      </w:r>
      <w:r w:rsidRPr="00164972">
        <w:rPr>
          <w:rFonts w:ascii="Calibri"/>
          <w:sz w:val="22"/>
        </w:rPr>
        <w:t xml:space="preserve"> 2017; 345: 203–217.</w:t>
      </w:r>
    </w:p>
    <w:p w14:paraId="57AA3259" w14:textId="77777777" w:rsidR="00164972" w:rsidRPr="00164972" w:rsidRDefault="00164972" w:rsidP="00164972">
      <w:pPr>
        <w:pStyle w:val="Bibliography"/>
        <w:rPr>
          <w:rFonts w:ascii="Calibri"/>
          <w:sz w:val="22"/>
        </w:rPr>
      </w:pPr>
      <w:r w:rsidRPr="00164972">
        <w:rPr>
          <w:rFonts w:ascii="Calibri"/>
          <w:sz w:val="22"/>
        </w:rPr>
        <w:t xml:space="preserve">[21] </w:t>
      </w:r>
      <w:r w:rsidRPr="00164972">
        <w:rPr>
          <w:rFonts w:ascii="Calibri"/>
          <w:sz w:val="22"/>
        </w:rPr>
        <w:tab/>
        <w:t xml:space="preserve">Park J, Moghaddam B. Impact of anxiety on prefrontal cortex encoding of cognitive flexibility. </w:t>
      </w:r>
      <w:r w:rsidRPr="00164972">
        <w:rPr>
          <w:rFonts w:ascii="Calibri"/>
          <w:i/>
          <w:iCs/>
          <w:sz w:val="22"/>
        </w:rPr>
        <w:t>Neuroscience</w:t>
      </w:r>
      <w:r w:rsidRPr="00164972">
        <w:rPr>
          <w:rFonts w:ascii="Calibri"/>
          <w:sz w:val="22"/>
        </w:rPr>
        <w:t xml:space="preserve"> 2017; 345: 193–202.</w:t>
      </w:r>
    </w:p>
    <w:p w14:paraId="375A68A2" w14:textId="77777777" w:rsidR="00164972" w:rsidRPr="00164972" w:rsidRDefault="00164972" w:rsidP="00164972">
      <w:pPr>
        <w:pStyle w:val="Bibliography"/>
        <w:rPr>
          <w:rFonts w:ascii="Calibri"/>
          <w:sz w:val="22"/>
        </w:rPr>
      </w:pPr>
      <w:r w:rsidRPr="00164972">
        <w:rPr>
          <w:rFonts w:ascii="Calibri"/>
          <w:sz w:val="22"/>
        </w:rPr>
        <w:t xml:space="preserve">[22] </w:t>
      </w:r>
      <w:r w:rsidRPr="00164972">
        <w:rPr>
          <w:rFonts w:ascii="Calibri"/>
          <w:sz w:val="22"/>
        </w:rPr>
        <w:tab/>
        <w:t xml:space="preserve">Behrens TEJ, Muller TH, Whittington JCR, et al. What Is a Cognitive Map? Organizing Knowledge for Flexible Behavior. </w:t>
      </w:r>
      <w:r w:rsidRPr="00164972">
        <w:rPr>
          <w:rFonts w:ascii="Calibri"/>
          <w:i/>
          <w:iCs/>
          <w:sz w:val="22"/>
        </w:rPr>
        <w:t>Neuron</w:t>
      </w:r>
      <w:r w:rsidRPr="00164972">
        <w:rPr>
          <w:rFonts w:ascii="Calibri"/>
          <w:sz w:val="22"/>
        </w:rPr>
        <w:t xml:space="preserve"> 2018; 100: 490–509.</w:t>
      </w:r>
    </w:p>
    <w:p w14:paraId="226CE2B3" w14:textId="77777777" w:rsidR="00164972" w:rsidRPr="00164972" w:rsidRDefault="00164972" w:rsidP="00164972">
      <w:pPr>
        <w:pStyle w:val="Bibliography"/>
        <w:rPr>
          <w:rFonts w:ascii="Calibri"/>
          <w:sz w:val="22"/>
        </w:rPr>
      </w:pPr>
      <w:r w:rsidRPr="00164972">
        <w:rPr>
          <w:rFonts w:ascii="Calibri"/>
          <w:sz w:val="22"/>
        </w:rPr>
        <w:t xml:space="preserve">[23] </w:t>
      </w:r>
      <w:r w:rsidRPr="00164972">
        <w:rPr>
          <w:rFonts w:ascii="Calibri"/>
          <w:sz w:val="22"/>
        </w:rPr>
        <w:tab/>
        <w:t xml:space="preserve">DiCarlo JJ, </w:t>
      </w:r>
      <w:proofErr w:type="spellStart"/>
      <w:r w:rsidRPr="00164972">
        <w:rPr>
          <w:rFonts w:ascii="Calibri"/>
          <w:sz w:val="22"/>
        </w:rPr>
        <w:t>Zoccolan</w:t>
      </w:r>
      <w:proofErr w:type="spellEnd"/>
      <w:r w:rsidRPr="00164972">
        <w:rPr>
          <w:rFonts w:ascii="Calibri"/>
          <w:sz w:val="22"/>
        </w:rPr>
        <w:t xml:space="preserve"> D, Rust NC. How Does the Brain Solve Visual Object Recognition? </w:t>
      </w:r>
      <w:r w:rsidRPr="00164972">
        <w:rPr>
          <w:rFonts w:ascii="Calibri"/>
          <w:i/>
          <w:iCs/>
          <w:sz w:val="22"/>
        </w:rPr>
        <w:t>Neuron</w:t>
      </w:r>
      <w:r w:rsidRPr="00164972">
        <w:rPr>
          <w:rFonts w:ascii="Calibri"/>
          <w:sz w:val="22"/>
        </w:rPr>
        <w:t xml:space="preserve"> 2012; 73: 415–434.</w:t>
      </w:r>
    </w:p>
    <w:p w14:paraId="4641AA52" w14:textId="77777777" w:rsidR="00164972" w:rsidRPr="00164972" w:rsidRDefault="00164972" w:rsidP="00164972">
      <w:pPr>
        <w:pStyle w:val="Bibliography"/>
        <w:rPr>
          <w:rFonts w:ascii="Calibri"/>
          <w:sz w:val="22"/>
        </w:rPr>
      </w:pPr>
      <w:r w:rsidRPr="00164972">
        <w:rPr>
          <w:rFonts w:ascii="Calibri"/>
          <w:sz w:val="22"/>
        </w:rPr>
        <w:t xml:space="preserve">[24] </w:t>
      </w:r>
      <w:r w:rsidRPr="00164972">
        <w:rPr>
          <w:rFonts w:ascii="Calibri"/>
          <w:sz w:val="22"/>
        </w:rPr>
        <w:tab/>
        <w:t xml:space="preserve">Wallis JD, Anderson KC, Miller EK. Single neurons in prefrontal cortex encode abstract rules. </w:t>
      </w:r>
      <w:r w:rsidRPr="00164972">
        <w:rPr>
          <w:rFonts w:ascii="Calibri"/>
          <w:i/>
          <w:iCs/>
          <w:sz w:val="22"/>
        </w:rPr>
        <w:t>Nature</w:t>
      </w:r>
      <w:r w:rsidRPr="00164972">
        <w:rPr>
          <w:rFonts w:ascii="Calibri"/>
          <w:sz w:val="22"/>
        </w:rPr>
        <w:t xml:space="preserve"> 2001; 411: 953–956.</w:t>
      </w:r>
    </w:p>
    <w:p w14:paraId="602FD597" w14:textId="77777777" w:rsidR="00164972" w:rsidRPr="00164972" w:rsidRDefault="00164972" w:rsidP="00164972">
      <w:pPr>
        <w:pStyle w:val="Bibliography"/>
        <w:rPr>
          <w:rFonts w:ascii="Calibri"/>
          <w:sz w:val="22"/>
        </w:rPr>
      </w:pPr>
      <w:r w:rsidRPr="00164972">
        <w:rPr>
          <w:rFonts w:ascii="Calibri"/>
          <w:sz w:val="22"/>
        </w:rPr>
        <w:t xml:space="preserve">[25] </w:t>
      </w:r>
      <w:r w:rsidRPr="00164972">
        <w:rPr>
          <w:rFonts w:ascii="Calibri"/>
          <w:sz w:val="22"/>
        </w:rPr>
        <w:tab/>
        <w:t xml:space="preserve">Miller EK, </w:t>
      </w:r>
      <w:proofErr w:type="spellStart"/>
      <w:r w:rsidRPr="00164972">
        <w:rPr>
          <w:rFonts w:ascii="Calibri"/>
          <w:sz w:val="22"/>
        </w:rPr>
        <w:t>Nieder</w:t>
      </w:r>
      <w:proofErr w:type="spellEnd"/>
      <w:r w:rsidRPr="00164972">
        <w:rPr>
          <w:rFonts w:ascii="Calibri"/>
          <w:sz w:val="22"/>
        </w:rPr>
        <w:t xml:space="preserve"> A, Freedman DJ, et al. Neural correlates of categories and concepts. </w:t>
      </w:r>
      <w:proofErr w:type="spellStart"/>
      <w:r w:rsidRPr="00164972">
        <w:rPr>
          <w:rFonts w:ascii="Calibri"/>
          <w:i/>
          <w:iCs/>
          <w:sz w:val="22"/>
        </w:rPr>
        <w:t>Curr</w:t>
      </w:r>
      <w:proofErr w:type="spellEnd"/>
      <w:r w:rsidRPr="00164972">
        <w:rPr>
          <w:rFonts w:ascii="Calibri"/>
          <w:i/>
          <w:iCs/>
          <w:sz w:val="22"/>
        </w:rPr>
        <w:t xml:space="preserve"> </w:t>
      </w:r>
      <w:proofErr w:type="spellStart"/>
      <w:r w:rsidRPr="00164972">
        <w:rPr>
          <w:rFonts w:ascii="Calibri"/>
          <w:i/>
          <w:iCs/>
          <w:sz w:val="22"/>
        </w:rPr>
        <w:t>Opin</w:t>
      </w:r>
      <w:proofErr w:type="spellEnd"/>
      <w:r w:rsidRPr="00164972">
        <w:rPr>
          <w:rFonts w:ascii="Calibri"/>
          <w:i/>
          <w:iCs/>
          <w:sz w:val="22"/>
        </w:rPr>
        <w:t xml:space="preserve"> </w:t>
      </w:r>
      <w:proofErr w:type="spellStart"/>
      <w:r w:rsidRPr="00164972">
        <w:rPr>
          <w:rFonts w:ascii="Calibri"/>
          <w:i/>
          <w:iCs/>
          <w:sz w:val="22"/>
        </w:rPr>
        <w:t>Neurobiol</w:t>
      </w:r>
      <w:proofErr w:type="spellEnd"/>
      <w:r w:rsidRPr="00164972">
        <w:rPr>
          <w:rFonts w:ascii="Calibri"/>
          <w:sz w:val="22"/>
        </w:rPr>
        <w:t xml:space="preserve"> 2003; 13: 198–203.</w:t>
      </w:r>
    </w:p>
    <w:p w14:paraId="2621FED6" w14:textId="77777777" w:rsidR="00164972" w:rsidRPr="00164972" w:rsidRDefault="00164972" w:rsidP="00164972">
      <w:pPr>
        <w:pStyle w:val="Bibliography"/>
        <w:rPr>
          <w:rFonts w:ascii="Calibri"/>
          <w:sz w:val="22"/>
        </w:rPr>
      </w:pPr>
      <w:r w:rsidRPr="00164972">
        <w:rPr>
          <w:rFonts w:ascii="Calibri"/>
          <w:sz w:val="22"/>
        </w:rPr>
        <w:t xml:space="preserve">[26] </w:t>
      </w:r>
      <w:r w:rsidRPr="00164972">
        <w:rPr>
          <w:rFonts w:ascii="Calibri"/>
          <w:sz w:val="22"/>
        </w:rPr>
        <w:tab/>
      </w:r>
      <w:proofErr w:type="spellStart"/>
      <w:r w:rsidRPr="00164972">
        <w:rPr>
          <w:rFonts w:ascii="Calibri"/>
          <w:sz w:val="22"/>
        </w:rPr>
        <w:t>Saez</w:t>
      </w:r>
      <w:proofErr w:type="spellEnd"/>
      <w:r w:rsidRPr="00164972">
        <w:rPr>
          <w:rFonts w:ascii="Calibri"/>
          <w:sz w:val="22"/>
        </w:rPr>
        <w:t xml:space="preserve"> A, </w:t>
      </w:r>
      <w:proofErr w:type="spellStart"/>
      <w:r w:rsidRPr="00164972">
        <w:rPr>
          <w:rFonts w:ascii="Calibri"/>
          <w:sz w:val="22"/>
        </w:rPr>
        <w:t>Rigotti</w:t>
      </w:r>
      <w:proofErr w:type="spellEnd"/>
      <w:r w:rsidRPr="00164972">
        <w:rPr>
          <w:rFonts w:ascii="Calibri"/>
          <w:sz w:val="22"/>
        </w:rPr>
        <w:t xml:space="preserve"> M, </w:t>
      </w:r>
      <w:proofErr w:type="spellStart"/>
      <w:r w:rsidRPr="00164972">
        <w:rPr>
          <w:rFonts w:ascii="Calibri"/>
          <w:sz w:val="22"/>
        </w:rPr>
        <w:t>Ostojic</w:t>
      </w:r>
      <w:proofErr w:type="spellEnd"/>
      <w:r w:rsidRPr="00164972">
        <w:rPr>
          <w:rFonts w:ascii="Calibri"/>
          <w:sz w:val="22"/>
        </w:rPr>
        <w:t xml:space="preserve"> S, et al. Abstract Context Representations in Primate Amygdala and Prefrontal Cortex. </w:t>
      </w:r>
      <w:r w:rsidRPr="00164972">
        <w:rPr>
          <w:rFonts w:ascii="Calibri"/>
          <w:i/>
          <w:iCs/>
          <w:sz w:val="22"/>
        </w:rPr>
        <w:t>Neuron</w:t>
      </w:r>
      <w:r w:rsidRPr="00164972">
        <w:rPr>
          <w:rFonts w:ascii="Calibri"/>
          <w:sz w:val="22"/>
        </w:rPr>
        <w:t xml:space="preserve"> 2015; 87: 869–881.</w:t>
      </w:r>
    </w:p>
    <w:p w14:paraId="013A30B0" w14:textId="77777777" w:rsidR="00164972" w:rsidRPr="00164972" w:rsidRDefault="00164972" w:rsidP="00164972">
      <w:pPr>
        <w:pStyle w:val="Bibliography"/>
        <w:rPr>
          <w:rFonts w:ascii="Calibri"/>
          <w:sz w:val="22"/>
        </w:rPr>
      </w:pPr>
      <w:r w:rsidRPr="00164972">
        <w:rPr>
          <w:rFonts w:ascii="Calibri"/>
          <w:sz w:val="22"/>
        </w:rPr>
        <w:t xml:space="preserve">[27] </w:t>
      </w:r>
      <w:r w:rsidRPr="00164972">
        <w:rPr>
          <w:rFonts w:ascii="Calibri"/>
          <w:sz w:val="22"/>
        </w:rPr>
        <w:tab/>
        <w:t xml:space="preserve">Fusi S, Miller EK, </w:t>
      </w:r>
      <w:proofErr w:type="spellStart"/>
      <w:r w:rsidRPr="00164972">
        <w:rPr>
          <w:rFonts w:ascii="Calibri"/>
          <w:sz w:val="22"/>
        </w:rPr>
        <w:t>Rigotti</w:t>
      </w:r>
      <w:proofErr w:type="spellEnd"/>
      <w:r w:rsidRPr="00164972">
        <w:rPr>
          <w:rFonts w:ascii="Calibri"/>
          <w:sz w:val="22"/>
        </w:rPr>
        <w:t xml:space="preserve"> M. Why neurons mix: high dimensionality for higher cognition. </w:t>
      </w:r>
      <w:proofErr w:type="spellStart"/>
      <w:r w:rsidRPr="00164972">
        <w:rPr>
          <w:rFonts w:ascii="Calibri"/>
          <w:i/>
          <w:iCs/>
          <w:sz w:val="22"/>
        </w:rPr>
        <w:t>Curr</w:t>
      </w:r>
      <w:proofErr w:type="spellEnd"/>
      <w:r w:rsidRPr="00164972">
        <w:rPr>
          <w:rFonts w:ascii="Calibri"/>
          <w:i/>
          <w:iCs/>
          <w:sz w:val="22"/>
        </w:rPr>
        <w:t xml:space="preserve"> </w:t>
      </w:r>
      <w:proofErr w:type="spellStart"/>
      <w:r w:rsidRPr="00164972">
        <w:rPr>
          <w:rFonts w:ascii="Calibri"/>
          <w:i/>
          <w:iCs/>
          <w:sz w:val="22"/>
        </w:rPr>
        <w:t>Opin</w:t>
      </w:r>
      <w:proofErr w:type="spellEnd"/>
      <w:r w:rsidRPr="00164972">
        <w:rPr>
          <w:rFonts w:ascii="Calibri"/>
          <w:i/>
          <w:iCs/>
          <w:sz w:val="22"/>
        </w:rPr>
        <w:t xml:space="preserve"> </w:t>
      </w:r>
      <w:proofErr w:type="spellStart"/>
      <w:r w:rsidRPr="00164972">
        <w:rPr>
          <w:rFonts w:ascii="Calibri"/>
          <w:i/>
          <w:iCs/>
          <w:sz w:val="22"/>
        </w:rPr>
        <w:t>Neurobiol</w:t>
      </w:r>
      <w:proofErr w:type="spellEnd"/>
      <w:r w:rsidRPr="00164972">
        <w:rPr>
          <w:rFonts w:ascii="Calibri"/>
          <w:sz w:val="22"/>
        </w:rPr>
        <w:t xml:space="preserve"> 2016; 37: 66–74.</w:t>
      </w:r>
    </w:p>
    <w:p w14:paraId="306A745B" w14:textId="77777777" w:rsidR="00164972" w:rsidRPr="00164972" w:rsidRDefault="00164972" w:rsidP="00164972">
      <w:pPr>
        <w:pStyle w:val="Bibliography"/>
        <w:rPr>
          <w:rFonts w:ascii="Calibri"/>
          <w:sz w:val="22"/>
        </w:rPr>
      </w:pPr>
      <w:r w:rsidRPr="00164972">
        <w:rPr>
          <w:rFonts w:ascii="Calibri"/>
          <w:sz w:val="22"/>
        </w:rPr>
        <w:t xml:space="preserve">[28] </w:t>
      </w:r>
      <w:r w:rsidRPr="00164972">
        <w:rPr>
          <w:rFonts w:ascii="Calibri"/>
          <w:sz w:val="22"/>
        </w:rPr>
        <w:tab/>
        <w:t xml:space="preserve">Barak O, </w:t>
      </w:r>
      <w:proofErr w:type="spellStart"/>
      <w:r w:rsidRPr="00164972">
        <w:rPr>
          <w:rFonts w:ascii="Calibri"/>
          <w:sz w:val="22"/>
        </w:rPr>
        <w:t>Rigotti</w:t>
      </w:r>
      <w:proofErr w:type="spellEnd"/>
      <w:r w:rsidRPr="00164972">
        <w:rPr>
          <w:rFonts w:ascii="Calibri"/>
          <w:sz w:val="22"/>
        </w:rPr>
        <w:t xml:space="preserve"> M, Fusi S. The Sparseness of Mixed Selectivity Neurons Controls the Generalization–Discrimination Trade-Off. </w:t>
      </w:r>
      <w:r w:rsidRPr="00164972">
        <w:rPr>
          <w:rFonts w:ascii="Calibri"/>
          <w:i/>
          <w:iCs/>
          <w:sz w:val="22"/>
        </w:rPr>
        <w:t xml:space="preserve">J </w:t>
      </w:r>
      <w:proofErr w:type="spellStart"/>
      <w:r w:rsidRPr="00164972">
        <w:rPr>
          <w:rFonts w:ascii="Calibri"/>
          <w:i/>
          <w:iCs/>
          <w:sz w:val="22"/>
        </w:rPr>
        <w:t>Neurosci</w:t>
      </w:r>
      <w:proofErr w:type="spellEnd"/>
      <w:r w:rsidRPr="00164972">
        <w:rPr>
          <w:rFonts w:ascii="Calibri"/>
          <w:sz w:val="22"/>
        </w:rPr>
        <w:t xml:space="preserve"> 2013; 33: 3844–3856.</w:t>
      </w:r>
    </w:p>
    <w:p w14:paraId="7EFE852C" w14:textId="77777777" w:rsidR="00164972" w:rsidRPr="00164972" w:rsidRDefault="00164972" w:rsidP="00164972">
      <w:pPr>
        <w:pStyle w:val="Bibliography"/>
        <w:rPr>
          <w:rFonts w:ascii="Calibri"/>
          <w:sz w:val="22"/>
        </w:rPr>
      </w:pPr>
      <w:r w:rsidRPr="00164972">
        <w:rPr>
          <w:rFonts w:ascii="Calibri"/>
          <w:sz w:val="22"/>
        </w:rPr>
        <w:t xml:space="preserve">[29] </w:t>
      </w:r>
      <w:r w:rsidRPr="00164972">
        <w:rPr>
          <w:rFonts w:ascii="Calibri"/>
          <w:sz w:val="22"/>
        </w:rPr>
        <w:tab/>
        <w:t xml:space="preserve">Johnston WJ, Palmer SE, Freedman DJ. Nonlinear mixed selectivity supports reliable neural computation. </w:t>
      </w:r>
      <w:r w:rsidRPr="00164972">
        <w:rPr>
          <w:rFonts w:ascii="Calibri"/>
          <w:i/>
          <w:iCs/>
          <w:sz w:val="22"/>
        </w:rPr>
        <w:t xml:space="preserve">PLOS </w:t>
      </w:r>
      <w:proofErr w:type="spellStart"/>
      <w:r w:rsidRPr="00164972">
        <w:rPr>
          <w:rFonts w:ascii="Calibri"/>
          <w:i/>
          <w:iCs/>
          <w:sz w:val="22"/>
        </w:rPr>
        <w:t>Comput</w:t>
      </w:r>
      <w:proofErr w:type="spellEnd"/>
      <w:r w:rsidRPr="00164972">
        <w:rPr>
          <w:rFonts w:ascii="Calibri"/>
          <w:i/>
          <w:iCs/>
          <w:sz w:val="22"/>
        </w:rPr>
        <w:t xml:space="preserve"> Biol</w:t>
      </w:r>
      <w:r w:rsidRPr="00164972">
        <w:rPr>
          <w:rFonts w:ascii="Calibri"/>
          <w:sz w:val="22"/>
        </w:rPr>
        <w:t xml:space="preserve"> 2020; 16: e1007544.</w:t>
      </w:r>
    </w:p>
    <w:p w14:paraId="0547E495" w14:textId="77777777" w:rsidR="00164972" w:rsidRPr="00164972" w:rsidRDefault="00164972" w:rsidP="00164972">
      <w:pPr>
        <w:pStyle w:val="Bibliography"/>
        <w:rPr>
          <w:rFonts w:ascii="Calibri"/>
          <w:sz w:val="22"/>
        </w:rPr>
      </w:pPr>
      <w:r w:rsidRPr="00164972">
        <w:rPr>
          <w:rFonts w:ascii="Calibri"/>
          <w:sz w:val="22"/>
        </w:rPr>
        <w:t xml:space="preserve">[30] </w:t>
      </w:r>
      <w:r w:rsidRPr="00164972">
        <w:rPr>
          <w:rFonts w:ascii="Calibri"/>
          <w:sz w:val="22"/>
        </w:rPr>
        <w:tab/>
        <w:t xml:space="preserve">Chung JE, </w:t>
      </w:r>
      <w:proofErr w:type="spellStart"/>
      <w:r w:rsidRPr="00164972">
        <w:rPr>
          <w:rFonts w:ascii="Calibri"/>
          <w:sz w:val="22"/>
        </w:rPr>
        <w:t>Magland</w:t>
      </w:r>
      <w:proofErr w:type="spellEnd"/>
      <w:r w:rsidRPr="00164972">
        <w:rPr>
          <w:rFonts w:ascii="Calibri"/>
          <w:sz w:val="22"/>
        </w:rPr>
        <w:t xml:space="preserve"> JF, Barnett AH, et al. A Fully Automated Approach to Spike Sorting. </w:t>
      </w:r>
      <w:r w:rsidRPr="00164972">
        <w:rPr>
          <w:rFonts w:ascii="Calibri"/>
          <w:i/>
          <w:iCs/>
          <w:sz w:val="22"/>
        </w:rPr>
        <w:t>Neuron</w:t>
      </w:r>
      <w:r w:rsidRPr="00164972">
        <w:rPr>
          <w:rFonts w:ascii="Calibri"/>
          <w:sz w:val="22"/>
        </w:rPr>
        <w:t xml:space="preserve"> 2017; 95: 1381-1394.e6.</w:t>
      </w:r>
    </w:p>
    <w:p w14:paraId="3218E01A" w14:textId="77777777" w:rsidR="00164972" w:rsidRPr="00164972" w:rsidRDefault="00164972" w:rsidP="00164972">
      <w:pPr>
        <w:pStyle w:val="Bibliography"/>
        <w:rPr>
          <w:rFonts w:ascii="Calibri"/>
          <w:sz w:val="22"/>
        </w:rPr>
      </w:pPr>
      <w:r w:rsidRPr="00164972">
        <w:rPr>
          <w:rFonts w:ascii="Calibri"/>
          <w:sz w:val="22"/>
        </w:rPr>
        <w:t xml:space="preserve">[31] </w:t>
      </w:r>
      <w:r w:rsidRPr="00164972">
        <w:rPr>
          <w:rFonts w:ascii="Calibri"/>
          <w:sz w:val="22"/>
        </w:rPr>
        <w:tab/>
        <w:t xml:space="preserve">Fusi S, Asaad WF, Miller EK, et al. A Neural Circuit Model of Flexible Sensorimotor Mapping: Learning and Forgetting on Multiple Timescales. </w:t>
      </w:r>
      <w:r w:rsidRPr="00164972">
        <w:rPr>
          <w:rFonts w:ascii="Calibri"/>
          <w:i/>
          <w:iCs/>
          <w:sz w:val="22"/>
        </w:rPr>
        <w:t>Neuron</w:t>
      </w:r>
      <w:r w:rsidRPr="00164972">
        <w:rPr>
          <w:rFonts w:ascii="Calibri"/>
          <w:sz w:val="22"/>
        </w:rPr>
        <w:t xml:space="preserve"> 2007; 54: 319–333.</w:t>
      </w:r>
    </w:p>
    <w:p w14:paraId="7F5A1338" w14:textId="77777777" w:rsidR="00164972" w:rsidRPr="00164972" w:rsidRDefault="00164972" w:rsidP="00164972">
      <w:pPr>
        <w:pStyle w:val="Bibliography"/>
        <w:rPr>
          <w:rFonts w:ascii="Calibri"/>
          <w:sz w:val="22"/>
        </w:rPr>
      </w:pPr>
      <w:r w:rsidRPr="00164972">
        <w:rPr>
          <w:rFonts w:ascii="Calibri"/>
          <w:sz w:val="22"/>
        </w:rPr>
        <w:t xml:space="preserve">[32] </w:t>
      </w:r>
      <w:r w:rsidRPr="00164972">
        <w:rPr>
          <w:rFonts w:ascii="Calibri"/>
          <w:sz w:val="22"/>
        </w:rPr>
        <w:tab/>
        <w:t xml:space="preserve">Milner B, Squire LR, Kandel ER. Cognitive Neuroscience and the Study of Memory. </w:t>
      </w:r>
      <w:r w:rsidRPr="00164972">
        <w:rPr>
          <w:rFonts w:ascii="Calibri"/>
          <w:i/>
          <w:iCs/>
          <w:sz w:val="22"/>
        </w:rPr>
        <w:t>Neuron</w:t>
      </w:r>
      <w:r w:rsidRPr="00164972">
        <w:rPr>
          <w:rFonts w:ascii="Calibri"/>
          <w:sz w:val="22"/>
        </w:rPr>
        <w:t xml:space="preserve"> 1998; 20: 445–468.</w:t>
      </w:r>
    </w:p>
    <w:p w14:paraId="3DA03A03" w14:textId="77777777" w:rsidR="00164972" w:rsidRPr="00164972" w:rsidRDefault="00164972" w:rsidP="00164972">
      <w:pPr>
        <w:pStyle w:val="Bibliography"/>
        <w:rPr>
          <w:rFonts w:ascii="Calibri"/>
          <w:sz w:val="22"/>
        </w:rPr>
      </w:pPr>
      <w:r w:rsidRPr="00164972">
        <w:rPr>
          <w:rFonts w:ascii="Calibri"/>
          <w:sz w:val="22"/>
        </w:rPr>
        <w:t xml:space="preserve">[33] </w:t>
      </w:r>
      <w:r w:rsidRPr="00164972">
        <w:rPr>
          <w:rFonts w:ascii="Calibri"/>
          <w:sz w:val="22"/>
        </w:rPr>
        <w:tab/>
      </w:r>
      <w:proofErr w:type="spellStart"/>
      <w:r w:rsidRPr="00164972">
        <w:rPr>
          <w:rFonts w:ascii="Calibri"/>
          <w:sz w:val="22"/>
        </w:rPr>
        <w:t>Eichenbaum</w:t>
      </w:r>
      <w:proofErr w:type="spellEnd"/>
      <w:r w:rsidRPr="00164972">
        <w:rPr>
          <w:rFonts w:ascii="Calibri"/>
          <w:sz w:val="22"/>
        </w:rPr>
        <w:t xml:space="preserve"> H. Hippocampus: Cognitive Processes and Neural Representations that Underlie Declarative Memory. </w:t>
      </w:r>
      <w:r w:rsidRPr="00164972">
        <w:rPr>
          <w:rFonts w:ascii="Calibri"/>
          <w:i/>
          <w:iCs/>
          <w:sz w:val="22"/>
        </w:rPr>
        <w:t>Neuron</w:t>
      </w:r>
      <w:r w:rsidRPr="00164972">
        <w:rPr>
          <w:rFonts w:ascii="Calibri"/>
          <w:sz w:val="22"/>
        </w:rPr>
        <w:t xml:space="preserve"> 2004; 44: 109–120.</w:t>
      </w:r>
    </w:p>
    <w:p w14:paraId="46DE69DE" w14:textId="77777777" w:rsidR="00164972" w:rsidRPr="00164972" w:rsidRDefault="00164972" w:rsidP="00164972">
      <w:pPr>
        <w:pStyle w:val="Bibliography"/>
        <w:rPr>
          <w:rFonts w:ascii="Calibri"/>
          <w:sz w:val="22"/>
        </w:rPr>
      </w:pPr>
      <w:r w:rsidRPr="00164972">
        <w:rPr>
          <w:rFonts w:ascii="Calibri"/>
          <w:sz w:val="22"/>
        </w:rPr>
        <w:t xml:space="preserve">[34] </w:t>
      </w:r>
      <w:r w:rsidRPr="00164972">
        <w:rPr>
          <w:rFonts w:ascii="Calibri"/>
          <w:sz w:val="22"/>
        </w:rPr>
        <w:tab/>
        <w:t xml:space="preserve">Wirth S, </w:t>
      </w:r>
      <w:proofErr w:type="spellStart"/>
      <w:r w:rsidRPr="00164972">
        <w:rPr>
          <w:rFonts w:ascii="Calibri"/>
          <w:sz w:val="22"/>
        </w:rPr>
        <w:t>Yanike</w:t>
      </w:r>
      <w:proofErr w:type="spellEnd"/>
      <w:r w:rsidRPr="00164972">
        <w:rPr>
          <w:rFonts w:ascii="Calibri"/>
          <w:sz w:val="22"/>
        </w:rPr>
        <w:t xml:space="preserve"> M, Frank LM, et al. Single Neurons in the Monkey Hippocampus and Learning of New Associations. </w:t>
      </w:r>
      <w:r w:rsidRPr="00164972">
        <w:rPr>
          <w:rFonts w:ascii="Calibri"/>
          <w:i/>
          <w:iCs/>
          <w:sz w:val="22"/>
        </w:rPr>
        <w:t>Science</w:t>
      </w:r>
      <w:r w:rsidRPr="00164972">
        <w:rPr>
          <w:rFonts w:ascii="Calibri"/>
          <w:sz w:val="22"/>
        </w:rPr>
        <w:t xml:space="preserve"> 2003; 300: 1578–1581.</w:t>
      </w:r>
    </w:p>
    <w:p w14:paraId="5D904F40" w14:textId="77777777" w:rsidR="00164972" w:rsidRPr="00164972" w:rsidRDefault="00164972" w:rsidP="00164972">
      <w:pPr>
        <w:pStyle w:val="Bibliography"/>
        <w:rPr>
          <w:rFonts w:ascii="Calibri"/>
          <w:sz w:val="22"/>
        </w:rPr>
      </w:pPr>
      <w:r w:rsidRPr="00164972">
        <w:rPr>
          <w:rFonts w:ascii="Calibri"/>
          <w:sz w:val="22"/>
        </w:rPr>
        <w:t xml:space="preserve">[35] </w:t>
      </w:r>
      <w:r w:rsidRPr="00164972">
        <w:rPr>
          <w:rFonts w:ascii="Calibri"/>
          <w:sz w:val="22"/>
        </w:rPr>
        <w:tab/>
        <w:t xml:space="preserve">Schapiro AC, Turk‐Browne NB, Norman KA, et al. Statistical learning of temporal community structure in the hippocampus. </w:t>
      </w:r>
      <w:r w:rsidRPr="00164972">
        <w:rPr>
          <w:rFonts w:ascii="Calibri"/>
          <w:i/>
          <w:iCs/>
          <w:sz w:val="22"/>
        </w:rPr>
        <w:t>Hippocampus</w:t>
      </w:r>
      <w:r w:rsidRPr="00164972">
        <w:rPr>
          <w:rFonts w:ascii="Calibri"/>
          <w:sz w:val="22"/>
        </w:rPr>
        <w:t xml:space="preserve"> 2016; 26: 3–8.</w:t>
      </w:r>
    </w:p>
    <w:p w14:paraId="043D2FC8" w14:textId="77777777" w:rsidR="00164972" w:rsidRPr="00164972" w:rsidRDefault="00164972" w:rsidP="00164972">
      <w:pPr>
        <w:pStyle w:val="Bibliography"/>
        <w:rPr>
          <w:rFonts w:ascii="Calibri"/>
          <w:sz w:val="22"/>
        </w:rPr>
      </w:pPr>
      <w:r w:rsidRPr="00164972">
        <w:rPr>
          <w:rFonts w:ascii="Calibri"/>
          <w:sz w:val="22"/>
        </w:rPr>
        <w:t xml:space="preserve">[36] </w:t>
      </w:r>
      <w:r w:rsidRPr="00164972">
        <w:rPr>
          <w:rFonts w:ascii="Calibri"/>
          <w:sz w:val="22"/>
        </w:rPr>
        <w:tab/>
        <w:t xml:space="preserve">Kumaran D, Summerfield JJ, Hassabis D, et al. Tracking the Emergence of Conceptual Knowledge during Human Decision Making. </w:t>
      </w:r>
      <w:r w:rsidRPr="00164972">
        <w:rPr>
          <w:rFonts w:ascii="Calibri"/>
          <w:i/>
          <w:iCs/>
          <w:sz w:val="22"/>
        </w:rPr>
        <w:t>Neuron</w:t>
      </w:r>
      <w:r w:rsidRPr="00164972">
        <w:rPr>
          <w:rFonts w:ascii="Calibri"/>
          <w:sz w:val="22"/>
        </w:rPr>
        <w:t xml:space="preserve"> 2009; 63: 889–901.</w:t>
      </w:r>
    </w:p>
    <w:p w14:paraId="3A5EC3DA" w14:textId="77777777" w:rsidR="00164972" w:rsidRPr="00164972" w:rsidRDefault="00164972" w:rsidP="00164972">
      <w:pPr>
        <w:pStyle w:val="Bibliography"/>
        <w:rPr>
          <w:rFonts w:ascii="Calibri"/>
          <w:sz w:val="22"/>
        </w:rPr>
      </w:pPr>
      <w:r w:rsidRPr="00164972">
        <w:rPr>
          <w:rFonts w:ascii="Calibri"/>
          <w:sz w:val="22"/>
        </w:rPr>
        <w:t xml:space="preserve">[37] </w:t>
      </w:r>
      <w:r w:rsidRPr="00164972">
        <w:rPr>
          <w:rFonts w:ascii="Calibri"/>
          <w:sz w:val="22"/>
        </w:rPr>
        <w:tab/>
        <w:t xml:space="preserve">Buckley MJ, Mansouri FA, </w:t>
      </w:r>
      <w:proofErr w:type="spellStart"/>
      <w:r w:rsidRPr="00164972">
        <w:rPr>
          <w:rFonts w:ascii="Calibri"/>
          <w:sz w:val="22"/>
        </w:rPr>
        <w:t>Hoda</w:t>
      </w:r>
      <w:proofErr w:type="spellEnd"/>
      <w:r w:rsidRPr="00164972">
        <w:rPr>
          <w:rFonts w:ascii="Calibri"/>
          <w:sz w:val="22"/>
        </w:rPr>
        <w:t xml:space="preserve"> H, et al. Dissociable Components of Rule-Guided Behavior Depend on Distinct Medial and Prefrontal Regions. </w:t>
      </w:r>
      <w:r w:rsidRPr="00164972">
        <w:rPr>
          <w:rFonts w:ascii="Calibri"/>
          <w:i/>
          <w:iCs/>
          <w:sz w:val="22"/>
        </w:rPr>
        <w:t>Science</w:t>
      </w:r>
      <w:r w:rsidRPr="00164972">
        <w:rPr>
          <w:rFonts w:ascii="Calibri"/>
          <w:sz w:val="22"/>
        </w:rPr>
        <w:t xml:space="preserve"> 2009; 325: 52–58.</w:t>
      </w:r>
    </w:p>
    <w:p w14:paraId="608C64E0" w14:textId="77777777" w:rsidR="00164972" w:rsidRPr="00164972" w:rsidRDefault="00164972" w:rsidP="00164972">
      <w:pPr>
        <w:pStyle w:val="Bibliography"/>
        <w:rPr>
          <w:rFonts w:ascii="Calibri"/>
          <w:sz w:val="22"/>
        </w:rPr>
      </w:pPr>
      <w:r w:rsidRPr="00164972">
        <w:rPr>
          <w:rFonts w:ascii="Calibri"/>
          <w:sz w:val="22"/>
        </w:rPr>
        <w:lastRenderedPageBreak/>
        <w:t xml:space="preserve">[38] </w:t>
      </w:r>
      <w:r w:rsidRPr="00164972">
        <w:rPr>
          <w:rFonts w:ascii="Calibri"/>
          <w:sz w:val="22"/>
        </w:rPr>
        <w:tab/>
      </w:r>
      <w:proofErr w:type="spellStart"/>
      <w:r w:rsidRPr="00164972">
        <w:rPr>
          <w:rFonts w:ascii="Calibri"/>
          <w:sz w:val="22"/>
        </w:rPr>
        <w:t>Antzoulatos</w:t>
      </w:r>
      <w:proofErr w:type="spellEnd"/>
      <w:r w:rsidRPr="00164972">
        <w:rPr>
          <w:rFonts w:ascii="Calibri"/>
          <w:sz w:val="22"/>
        </w:rPr>
        <w:t xml:space="preserve"> EG, Miller EK. Differences between Neural Activity in Prefrontal Cortex and Striatum during Learning of Novel Abstract Categories. </w:t>
      </w:r>
      <w:r w:rsidRPr="00164972">
        <w:rPr>
          <w:rFonts w:ascii="Calibri"/>
          <w:i/>
          <w:iCs/>
          <w:sz w:val="22"/>
        </w:rPr>
        <w:t>Neuron</w:t>
      </w:r>
      <w:r w:rsidRPr="00164972">
        <w:rPr>
          <w:rFonts w:ascii="Calibri"/>
          <w:sz w:val="22"/>
        </w:rPr>
        <w:t xml:space="preserve"> 2011; 71: 243–249.</w:t>
      </w:r>
    </w:p>
    <w:p w14:paraId="0506C7AF" w14:textId="77777777" w:rsidR="00164972" w:rsidRPr="00164972" w:rsidRDefault="00164972" w:rsidP="00164972">
      <w:pPr>
        <w:pStyle w:val="Bibliography"/>
        <w:rPr>
          <w:rFonts w:ascii="Calibri"/>
          <w:sz w:val="22"/>
        </w:rPr>
      </w:pPr>
      <w:r w:rsidRPr="00164972">
        <w:rPr>
          <w:rFonts w:ascii="Calibri"/>
          <w:sz w:val="22"/>
        </w:rPr>
        <w:t xml:space="preserve">[39] </w:t>
      </w:r>
      <w:r w:rsidRPr="00164972">
        <w:rPr>
          <w:rFonts w:ascii="Calibri"/>
          <w:sz w:val="22"/>
        </w:rPr>
        <w:tab/>
      </w:r>
      <w:proofErr w:type="spellStart"/>
      <w:r w:rsidRPr="00164972">
        <w:rPr>
          <w:rFonts w:ascii="Calibri"/>
          <w:sz w:val="22"/>
        </w:rPr>
        <w:t>Wutz</w:t>
      </w:r>
      <w:proofErr w:type="spellEnd"/>
      <w:r w:rsidRPr="00164972">
        <w:rPr>
          <w:rFonts w:ascii="Calibri"/>
          <w:sz w:val="22"/>
        </w:rPr>
        <w:t xml:space="preserve"> A, </w:t>
      </w:r>
      <w:proofErr w:type="spellStart"/>
      <w:r w:rsidRPr="00164972">
        <w:rPr>
          <w:rFonts w:ascii="Calibri"/>
          <w:sz w:val="22"/>
        </w:rPr>
        <w:t>Loonis</w:t>
      </w:r>
      <w:proofErr w:type="spellEnd"/>
      <w:r w:rsidRPr="00164972">
        <w:rPr>
          <w:rFonts w:ascii="Calibri"/>
          <w:sz w:val="22"/>
        </w:rPr>
        <w:t xml:space="preserve"> R, Roy JE, et al. Different Levels of Category Abstraction by Different Dynamics in Different Prefrontal Areas. </w:t>
      </w:r>
      <w:r w:rsidRPr="00164972">
        <w:rPr>
          <w:rFonts w:ascii="Calibri"/>
          <w:i/>
          <w:iCs/>
          <w:sz w:val="22"/>
        </w:rPr>
        <w:t>Neuron</w:t>
      </w:r>
      <w:r w:rsidRPr="00164972">
        <w:rPr>
          <w:rFonts w:ascii="Calibri"/>
          <w:sz w:val="22"/>
        </w:rPr>
        <w:t xml:space="preserve"> 2018; 97: 716-726.e8.</w:t>
      </w:r>
    </w:p>
    <w:p w14:paraId="70274409" w14:textId="77777777" w:rsidR="00164972" w:rsidRPr="00164972" w:rsidRDefault="00164972" w:rsidP="00164972">
      <w:pPr>
        <w:pStyle w:val="Bibliography"/>
        <w:rPr>
          <w:rFonts w:ascii="Calibri"/>
          <w:sz w:val="22"/>
        </w:rPr>
      </w:pPr>
      <w:r w:rsidRPr="00164972">
        <w:rPr>
          <w:rFonts w:ascii="Calibri"/>
          <w:sz w:val="22"/>
        </w:rPr>
        <w:t xml:space="preserve">[40] </w:t>
      </w:r>
      <w:r w:rsidRPr="00164972">
        <w:rPr>
          <w:rFonts w:ascii="Calibri"/>
          <w:sz w:val="22"/>
        </w:rPr>
        <w:tab/>
        <w:t xml:space="preserve">Brown MW, </w:t>
      </w:r>
      <w:proofErr w:type="spellStart"/>
      <w:r w:rsidRPr="00164972">
        <w:rPr>
          <w:rFonts w:ascii="Calibri"/>
          <w:sz w:val="22"/>
        </w:rPr>
        <w:t>Aggleton</w:t>
      </w:r>
      <w:proofErr w:type="spellEnd"/>
      <w:r w:rsidRPr="00164972">
        <w:rPr>
          <w:rFonts w:ascii="Calibri"/>
          <w:sz w:val="22"/>
        </w:rPr>
        <w:t xml:space="preserve"> JP. Recognition memory: What are the roles of the perirhinal cortex and hippocampus? </w:t>
      </w:r>
      <w:r w:rsidRPr="00164972">
        <w:rPr>
          <w:rFonts w:ascii="Calibri"/>
          <w:i/>
          <w:iCs/>
          <w:sz w:val="22"/>
        </w:rPr>
        <w:t xml:space="preserve">Nat Rev </w:t>
      </w:r>
      <w:proofErr w:type="spellStart"/>
      <w:r w:rsidRPr="00164972">
        <w:rPr>
          <w:rFonts w:ascii="Calibri"/>
          <w:i/>
          <w:iCs/>
          <w:sz w:val="22"/>
        </w:rPr>
        <w:t>Neurosci</w:t>
      </w:r>
      <w:proofErr w:type="spellEnd"/>
      <w:r w:rsidRPr="00164972">
        <w:rPr>
          <w:rFonts w:ascii="Calibri"/>
          <w:sz w:val="22"/>
        </w:rPr>
        <w:t xml:space="preserve"> 2001; 2: 51–61.</w:t>
      </w:r>
    </w:p>
    <w:p w14:paraId="2D6A07B4" w14:textId="77777777" w:rsidR="00164972" w:rsidRPr="00164972" w:rsidRDefault="00164972" w:rsidP="00164972">
      <w:pPr>
        <w:pStyle w:val="Bibliography"/>
        <w:rPr>
          <w:rFonts w:ascii="Calibri"/>
          <w:sz w:val="22"/>
        </w:rPr>
      </w:pPr>
      <w:r w:rsidRPr="00164972">
        <w:rPr>
          <w:rFonts w:ascii="Calibri"/>
          <w:sz w:val="22"/>
        </w:rPr>
        <w:t xml:space="preserve">[41] </w:t>
      </w:r>
      <w:r w:rsidRPr="00164972">
        <w:rPr>
          <w:rFonts w:ascii="Calibri"/>
          <w:sz w:val="22"/>
        </w:rPr>
        <w:tab/>
        <w:t xml:space="preserve">Jutras MJ, Buffalo EA. Recognition memory signals in the macaque hippocampus. </w:t>
      </w:r>
      <w:r w:rsidRPr="00164972">
        <w:rPr>
          <w:rFonts w:ascii="Calibri"/>
          <w:i/>
          <w:iCs/>
          <w:sz w:val="22"/>
        </w:rPr>
        <w:t xml:space="preserve">Proc Natl </w:t>
      </w:r>
      <w:proofErr w:type="spellStart"/>
      <w:r w:rsidRPr="00164972">
        <w:rPr>
          <w:rFonts w:ascii="Calibri"/>
          <w:i/>
          <w:iCs/>
          <w:sz w:val="22"/>
        </w:rPr>
        <w:t>Acad</w:t>
      </w:r>
      <w:proofErr w:type="spellEnd"/>
      <w:r w:rsidRPr="00164972">
        <w:rPr>
          <w:rFonts w:ascii="Calibri"/>
          <w:i/>
          <w:iCs/>
          <w:sz w:val="22"/>
        </w:rPr>
        <w:t xml:space="preserve"> Sci</w:t>
      </w:r>
      <w:r w:rsidRPr="00164972">
        <w:rPr>
          <w:rFonts w:ascii="Calibri"/>
          <w:sz w:val="22"/>
        </w:rPr>
        <w:t xml:space="preserve"> 2010; 107: 401–406.</w:t>
      </w:r>
    </w:p>
    <w:p w14:paraId="57B656BC" w14:textId="77777777" w:rsidR="00164972" w:rsidRPr="00164972" w:rsidRDefault="00164972" w:rsidP="00164972">
      <w:pPr>
        <w:pStyle w:val="Bibliography"/>
        <w:rPr>
          <w:rFonts w:ascii="Calibri"/>
          <w:sz w:val="22"/>
        </w:rPr>
      </w:pPr>
      <w:r w:rsidRPr="00164972">
        <w:rPr>
          <w:rFonts w:ascii="Calibri"/>
          <w:sz w:val="22"/>
        </w:rPr>
        <w:t xml:space="preserve">[42] </w:t>
      </w:r>
      <w:r w:rsidRPr="00164972">
        <w:rPr>
          <w:rFonts w:ascii="Calibri"/>
          <w:sz w:val="22"/>
        </w:rPr>
        <w:tab/>
      </w:r>
      <w:proofErr w:type="spellStart"/>
      <w:r w:rsidRPr="00164972">
        <w:rPr>
          <w:rFonts w:ascii="Calibri"/>
          <w:sz w:val="22"/>
        </w:rPr>
        <w:t>Ninokura</w:t>
      </w:r>
      <w:proofErr w:type="spellEnd"/>
      <w:r w:rsidRPr="00164972">
        <w:rPr>
          <w:rFonts w:ascii="Calibri"/>
          <w:sz w:val="22"/>
        </w:rPr>
        <w:t xml:space="preserve"> Y, </w:t>
      </w:r>
      <w:proofErr w:type="spellStart"/>
      <w:r w:rsidRPr="00164972">
        <w:rPr>
          <w:rFonts w:ascii="Calibri"/>
          <w:sz w:val="22"/>
        </w:rPr>
        <w:t>Mushiake</w:t>
      </w:r>
      <w:proofErr w:type="spellEnd"/>
      <w:r w:rsidRPr="00164972">
        <w:rPr>
          <w:rFonts w:ascii="Calibri"/>
          <w:sz w:val="22"/>
        </w:rPr>
        <w:t xml:space="preserve"> H, </w:t>
      </w:r>
      <w:proofErr w:type="spellStart"/>
      <w:r w:rsidRPr="00164972">
        <w:rPr>
          <w:rFonts w:ascii="Calibri"/>
          <w:sz w:val="22"/>
        </w:rPr>
        <w:t>Tanji</w:t>
      </w:r>
      <w:proofErr w:type="spellEnd"/>
      <w:r w:rsidRPr="00164972">
        <w:rPr>
          <w:rFonts w:ascii="Calibri"/>
          <w:sz w:val="22"/>
        </w:rPr>
        <w:t xml:space="preserve"> J. Integration of Temporal Order and Object Information in the Monkey Lateral Prefrontal Cortex. </w:t>
      </w:r>
      <w:r w:rsidRPr="00164972">
        <w:rPr>
          <w:rFonts w:ascii="Calibri"/>
          <w:i/>
          <w:iCs/>
          <w:sz w:val="22"/>
        </w:rPr>
        <w:t xml:space="preserve">J </w:t>
      </w:r>
      <w:proofErr w:type="spellStart"/>
      <w:r w:rsidRPr="00164972">
        <w:rPr>
          <w:rFonts w:ascii="Calibri"/>
          <w:i/>
          <w:iCs/>
          <w:sz w:val="22"/>
        </w:rPr>
        <w:t>Neurophysiol</w:t>
      </w:r>
      <w:proofErr w:type="spellEnd"/>
      <w:r w:rsidRPr="00164972">
        <w:rPr>
          <w:rFonts w:ascii="Calibri"/>
          <w:sz w:val="22"/>
        </w:rPr>
        <w:t xml:space="preserve"> 2004; 91: 555–560.</w:t>
      </w:r>
    </w:p>
    <w:p w14:paraId="4A1B9684" w14:textId="4DBE1CB6" w:rsidR="000C6D63" w:rsidRPr="00F94150" w:rsidRDefault="000C6D63" w:rsidP="00E04450">
      <w:pPr>
        <w:jc w:val="both"/>
        <w:rPr>
          <w:rFonts w:ascii="Arial" w:hAnsi="Arial" w:cs="Arial"/>
          <w:sz w:val="22"/>
          <w:szCs w:val="22"/>
        </w:rPr>
      </w:pPr>
      <w:r>
        <w:rPr>
          <w:rFonts w:ascii="Arial" w:hAnsi="Arial" w:cs="Arial"/>
          <w:sz w:val="22"/>
          <w:szCs w:val="22"/>
        </w:rPr>
        <w:fldChar w:fldCharType="end"/>
      </w:r>
    </w:p>
    <w:sectPr w:rsidR="000C6D63" w:rsidRPr="00F94150" w:rsidSect="00025B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1916E6"/>
    <w:multiLevelType w:val="hybridMultilevel"/>
    <w:tmpl w:val="9C421FF6"/>
    <w:lvl w:ilvl="0" w:tplc="B316DDA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Pensack, Max J.">
    <w15:presenceInfo w15:providerId="AD" w15:userId="S::mjp2143@cumc.columbia.edu::257551a2-de77-44f8-958d-ffb282a7e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B15"/>
    <w:rsid w:val="00012FB8"/>
    <w:rsid w:val="00025B15"/>
    <w:rsid w:val="0002775F"/>
    <w:rsid w:val="00032F9B"/>
    <w:rsid w:val="00040331"/>
    <w:rsid w:val="00042D66"/>
    <w:rsid w:val="00042E08"/>
    <w:rsid w:val="000479C7"/>
    <w:rsid w:val="00095759"/>
    <w:rsid w:val="000A32B2"/>
    <w:rsid w:val="000A742B"/>
    <w:rsid w:val="000A7E16"/>
    <w:rsid w:val="000B2F6D"/>
    <w:rsid w:val="000C077C"/>
    <w:rsid w:val="000C6C5A"/>
    <w:rsid w:val="000C6D63"/>
    <w:rsid w:val="000D6D2D"/>
    <w:rsid w:val="000E051E"/>
    <w:rsid w:val="000E54E7"/>
    <w:rsid w:val="000E7A1E"/>
    <w:rsid w:val="000F2F3E"/>
    <w:rsid w:val="000F6918"/>
    <w:rsid w:val="0013243E"/>
    <w:rsid w:val="001417D9"/>
    <w:rsid w:val="001463D6"/>
    <w:rsid w:val="00153C5C"/>
    <w:rsid w:val="00164972"/>
    <w:rsid w:val="00167CD4"/>
    <w:rsid w:val="0018252F"/>
    <w:rsid w:val="00185174"/>
    <w:rsid w:val="001A424A"/>
    <w:rsid w:val="001A4951"/>
    <w:rsid w:val="001B12F5"/>
    <w:rsid w:val="001B3823"/>
    <w:rsid w:val="001B7C08"/>
    <w:rsid w:val="001C1EC4"/>
    <w:rsid w:val="001C62C9"/>
    <w:rsid w:val="001D6BCB"/>
    <w:rsid w:val="001E01EC"/>
    <w:rsid w:val="001E742A"/>
    <w:rsid w:val="001F4D3B"/>
    <w:rsid w:val="00215EA6"/>
    <w:rsid w:val="00230146"/>
    <w:rsid w:val="0024505C"/>
    <w:rsid w:val="00246DC1"/>
    <w:rsid w:val="002822B1"/>
    <w:rsid w:val="00287710"/>
    <w:rsid w:val="002C4E6B"/>
    <w:rsid w:val="002E5500"/>
    <w:rsid w:val="002E5C28"/>
    <w:rsid w:val="00324F2A"/>
    <w:rsid w:val="003371B6"/>
    <w:rsid w:val="0033730E"/>
    <w:rsid w:val="00344A98"/>
    <w:rsid w:val="00384866"/>
    <w:rsid w:val="003A378E"/>
    <w:rsid w:val="003B4636"/>
    <w:rsid w:val="003C5DA2"/>
    <w:rsid w:val="003D47B7"/>
    <w:rsid w:val="003D634A"/>
    <w:rsid w:val="003E2D2B"/>
    <w:rsid w:val="00403623"/>
    <w:rsid w:val="004069F5"/>
    <w:rsid w:val="00423F5B"/>
    <w:rsid w:val="00426610"/>
    <w:rsid w:val="00427A49"/>
    <w:rsid w:val="00434D39"/>
    <w:rsid w:val="0044239A"/>
    <w:rsid w:val="0045456E"/>
    <w:rsid w:val="004728FD"/>
    <w:rsid w:val="004872AB"/>
    <w:rsid w:val="004D5D5D"/>
    <w:rsid w:val="004F102A"/>
    <w:rsid w:val="00500D4E"/>
    <w:rsid w:val="00503C90"/>
    <w:rsid w:val="005223C4"/>
    <w:rsid w:val="00527786"/>
    <w:rsid w:val="00535CA2"/>
    <w:rsid w:val="00555EE2"/>
    <w:rsid w:val="00586B8E"/>
    <w:rsid w:val="00586FD4"/>
    <w:rsid w:val="00590011"/>
    <w:rsid w:val="005A7530"/>
    <w:rsid w:val="005B6539"/>
    <w:rsid w:val="005C240C"/>
    <w:rsid w:val="005C596E"/>
    <w:rsid w:val="005D1181"/>
    <w:rsid w:val="005D23CF"/>
    <w:rsid w:val="005D7643"/>
    <w:rsid w:val="005F4100"/>
    <w:rsid w:val="00604B37"/>
    <w:rsid w:val="00613A9B"/>
    <w:rsid w:val="006411A1"/>
    <w:rsid w:val="00643B5F"/>
    <w:rsid w:val="006463E0"/>
    <w:rsid w:val="00670E8F"/>
    <w:rsid w:val="00672539"/>
    <w:rsid w:val="00675997"/>
    <w:rsid w:val="006933BC"/>
    <w:rsid w:val="006A7474"/>
    <w:rsid w:val="006C752B"/>
    <w:rsid w:val="006F4D05"/>
    <w:rsid w:val="006F7E01"/>
    <w:rsid w:val="00726234"/>
    <w:rsid w:val="007410A5"/>
    <w:rsid w:val="00745990"/>
    <w:rsid w:val="007461CF"/>
    <w:rsid w:val="00774E5B"/>
    <w:rsid w:val="0077691D"/>
    <w:rsid w:val="007834E8"/>
    <w:rsid w:val="007B5D86"/>
    <w:rsid w:val="007C1C11"/>
    <w:rsid w:val="007F1D3C"/>
    <w:rsid w:val="007F5775"/>
    <w:rsid w:val="00805352"/>
    <w:rsid w:val="00807BBD"/>
    <w:rsid w:val="00811C90"/>
    <w:rsid w:val="00830B70"/>
    <w:rsid w:val="00834423"/>
    <w:rsid w:val="00862535"/>
    <w:rsid w:val="00862D97"/>
    <w:rsid w:val="00863097"/>
    <w:rsid w:val="008917D7"/>
    <w:rsid w:val="008A19E0"/>
    <w:rsid w:val="008A5AD7"/>
    <w:rsid w:val="008D6D21"/>
    <w:rsid w:val="008D7EFB"/>
    <w:rsid w:val="008E2B3A"/>
    <w:rsid w:val="008F35C1"/>
    <w:rsid w:val="008F42C3"/>
    <w:rsid w:val="008F7507"/>
    <w:rsid w:val="0090244E"/>
    <w:rsid w:val="009137A8"/>
    <w:rsid w:val="009141FD"/>
    <w:rsid w:val="00914EAC"/>
    <w:rsid w:val="0094289D"/>
    <w:rsid w:val="00986A8C"/>
    <w:rsid w:val="00995F7D"/>
    <w:rsid w:val="00996B37"/>
    <w:rsid w:val="009A142B"/>
    <w:rsid w:val="009A2507"/>
    <w:rsid w:val="009A65E6"/>
    <w:rsid w:val="009D5852"/>
    <w:rsid w:val="009E6DDC"/>
    <w:rsid w:val="009F35CE"/>
    <w:rsid w:val="00A57F68"/>
    <w:rsid w:val="00A70D8E"/>
    <w:rsid w:val="00A76B07"/>
    <w:rsid w:val="00A8746A"/>
    <w:rsid w:val="00A9214D"/>
    <w:rsid w:val="00AB14B0"/>
    <w:rsid w:val="00AB4673"/>
    <w:rsid w:val="00B21072"/>
    <w:rsid w:val="00B37508"/>
    <w:rsid w:val="00B70560"/>
    <w:rsid w:val="00B75EBD"/>
    <w:rsid w:val="00BB3C43"/>
    <w:rsid w:val="00BC6CA4"/>
    <w:rsid w:val="00BF44A5"/>
    <w:rsid w:val="00C067E8"/>
    <w:rsid w:val="00C21667"/>
    <w:rsid w:val="00C26C5F"/>
    <w:rsid w:val="00C41D45"/>
    <w:rsid w:val="00C44B58"/>
    <w:rsid w:val="00C47D37"/>
    <w:rsid w:val="00C92767"/>
    <w:rsid w:val="00CB4693"/>
    <w:rsid w:val="00CC1443"/>
    <w:rsid w:val="00CD40CB"/>
    <w:rsid w:val="00CE2D2B"/>
    <w:rsid w:val="00CE38A2"/>
    <w:rsid w:val="00D0157B"/>
    <w:rsid w:val="00D1096D"/>
    <w:rsid w:val="00D142F1"/>
    <w:rsid w:val="00D205D1"/>
    <w:rsid w:val="00D247CE"/>
    <w:rsid w:val="00D27889"/>
    <w:rsid w:val="00D3029D"/>
    <w:rsid w:val="00D366D0"/>
    <w:rsid w:val="00D71DFE"/>
    <w:rsid w:val="00D74983"/>
    <w:rsid w:val="00D74CFA"/>
    <w:rsid w:val="00D86471"/>
    <w:rsid w:val="00D961A2"/>
    <w:rsid w:val="00D97C7A"/>
    <w:rsid w:val="00DB1E46"/>
    <w:rsid w:val="00DD1090"/>
    <w:rsid w:val="00DE127A"/>
    <w:rsid w:val="00DF2628"/>
    <w:rsid w:val="00DF3FF5"/>
    <w:rsid w:val="00DF5A8D"/>
    <w:rsid w:val="00DF6FDA"/>
    <w:rsid w:val="00E026D1"/>
    <w:rsid w:val="00E02BC9"/>
    <w:rsid w:val="00E04450"/>
    <w:rsid w:val="00E165C0"/>
    <w:rsid w:val="00E207D2"/>
    <w:rsid w:val="00E3500B"/>
    <w:rsid w:val="00E360DD"/>
    <w:rsid w:val="00E454C9"/>
    <w:rsid w:val="00E4575E"/>
    <w:rsid w:val="00E73E85"/>
    <w:rsid w:val="00E76B63"/>
    <w:rsid w:val="00E7795A"/>
    <w:rsid w:val="00EA0228"/>
    <w:rsid w:val="00EB0E7D"/>
    <w:rsid w:val="00ED1905"/>
    <w:rsid w:val="00EF4EBB"/>
    <w:rsid w:val="00EF6124"/>
    <w:rsid w:val="00EF6C92"/>
    <w:rsid w:val="00F017C7"/>
    <w:rsid w:val="00F2174F"/>
    <w:rsid w:val="00F23F6B"/>
    <w:rsid w:val="00F27ABC"/>
    <w:rsid w:val="00F52376"/>
    <w:rsid w:val="00F600F6"/>
    <w:rsid w:val="00F62324"/>
    <w:rsid w:val="00F733DF"/>
    <w:rsid w:val="00F740D3"/>
    <w:rsid w:val="00F74D1B"/>
    <w:rsid w:val="00F94150"/>
    <w:rsid w:val="00F94287"/>
    <w:rsid w:val="00FA5C43"/>
    <w:rsid w:val="00FC048D"/>
    <w:rsid w:val="00FC6161"/>
    <w:rsid w:val="00FD0447"/>
    <w:rsid w:val="00FD4FB7"/>
    <w:rsid w:val="00FD7358"/>
    <w:rsid w:val="00FE2B25"/>
    <w:rsid w:val="00FE692F"/>
    <w:rsid w:val="00FE7D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6A83"/>
  <w15:chartTrackingRefBased/>
  <w15:docId w15:val="{F23A0A60-E4DE-6746-8850-11081E75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B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C752B"/>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E350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00B"/>
    <w:rPr>
      <w:rFonts w:ascii="Times New Roman" w:hAnsi="Times New Roman" w:cs="Times New Roman"/>
      <w:sz w:val="18"/>
      <w:szCs w:val="18"/>
    </w:rPr>
  </w:style>
  <w:style w:type="paragraph" w:styleId="ListParagraph">
    <w:name w:val="List Paragraph"/>
    <w:basedOn w:val="Normal"/>
    <w:uiPriority w:val="34"/>
    <w:qFormat/>
    <w:rsid w:val="00E04450"/>
    <w:pPr>
      <w:ind w:left="720"/>
      <w:contextualSpacing/>
    </w:pPr>
  </w:style>
  <w:style w:type="paragraph" w:styleId="Bibliography">
    <w:name w:val="Bibliography"/>
    <w:basedOn w:val="Normal"/>
    <w:next w:val="Normal"/>
    <w:uiPriority w:val="37"/>
    <w:unhideWhenUsed/>
    <w:rsid w:val="000C6D63"/>
    <w:pPr>
      <w:tabs>
        <w:tab w:val="left" w:pos="500"/>
      </w:tabs>
      <w:spacing w:after="240"/>
      <w:ind w:left="504" w:hanging="504"/>
    </w:pPr>
  </w:style>
  <w:style w:type="character" w:styleId="PlaceholderText">
    <w:name w:val="Placeholder Text"/>
    <w:basedOn w:val="DefaultParagraphFont"/>
    <w:uiPriority w:val="99"/>
    <w:semiHidden/>
    <w:rsid w:val="003371B6"/>
    <w:rPr>
      <w:color w:val="808080"/>
    </w:rPr>
  </w:style>
  <w:style w:type="paragraph" w:styleId="NoSpacing">
    <w:name w:val="No Spacing"/>
    <w:uiPriority w:val="1"/>
    <w:qFormat/>
    <w:rsid w:val="00E360DD"/>
  </w:style>
  <w:style w:type="character" w:styleId="CommentReference">
    <w:name w:val="annotation reference"/>
    <w:basedOn w:val="DefaultParagraphFont"/>
    <w:uiPriority w:val="99"/>
    <w:semiHidden/>
    <w:unhideWhenUsed/>
    <w:rsid w:val="00012FB8"/>
    <w:rPr>
      <w:sz w:val="16"/>
      <w:szCs w:val="16"/>
    </w:rPr>
  </w:style>
  <w:style w:type="paragraph" w:styleId="CommentText">
    <w:name w:val="annotation text"/>
    <w:basedOn w:val="Normal"/>
    <w:link w:val="CommentTextChar"/>
    <w:uiPriority w:val="99"/>
    <w:semiHidden/>
    <w:unhideWhenUsed/>
    <w:rsid w:val="00012FB8"/>
    <w:rPr>
      <w:sz w:val="20"/>
      <w:szCs w:val="20"/>
    </w:rPr>
  </w:style>
  <w:style w:type="character" w:customStyle="1" w:styleId="CommentTextChar">
    <w:name w:val="Comment Text Char"/>
    <w:basedOn w:val="DefaultParagraphFont"/>
    <w:link w:val="CommentText"/>
    <w:uiPriority w:val="99"/>
    <w:semiHidden/>
    <w:rsid w:val="00012FB8"/>
    <w:rPr>
      <w:sz w:val="20"/>
      <w:szCs w:val="20"/>
    </w:rPr>
  </w:style>
  <w:style w:type="paragraph" w:styleId="CommentSubject">
    <w:name w:val="annotation subject"/>
    <w:basedOn w:val="CommentText"/>
    <w:next w:val="CommentText"/>
    <w:link w:val="CommentSubjectChar"/>
    <w:uiPriority w:val="99"/>
    <w:semiHidden/>
    <w:unhideWhenUsed/>
    <w:rsid w:val="00012FB8"/>
    <w:rPr>
      <w:b/>
      <w:bCs/>
    </w:rPr>
  </w:style>
  <w:style w:type="character" w:customStyle="1" w:styleId="CommentSubjectChar">
    <w:name w:val="Comment Subject Char"/>
    <w:basedOn w:val="CommentTextChar"/>
    <w:link w:val="CommentSubject"/>
    <w:uiPriority w:val="99"/>
    <w:semiHidden/>
    <w:rsid w:val="00012FB8"/>
    <w:rPr>
      <w:b/>
      <w:bCs/>
      <w:sz w:val="20"/>
      <w:szCs w:val="20"/>
    </w:rPr>
  </w:style>
  <w:style w:type="paragraph" w:styleId="Revision">
    <w:name w:val="Revision"/>
    <w:hidden/>
    <w:uiPriority w:val="99"/>
    <w:semiHidden/>
    <w:rsid w:val="00F2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38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B9596-1CCF-8940-B16E-79E7B064B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10</Pages>
  <Words>22918</Words>
  <Characters>130635</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Pensack, Max J.</dc:creator>
  <cp:keywords/>
  <dc:description/>
  <cp:lastModifiedBy>Pensack, Max J.</cp:lastModifiedBy>
  <cp:revision>44</cp:revision>
  <cp:lastPrinted>2020-12-08T21:43:00Z</cp:lastPrinted>
  <dcterms:created xsi:type="dcterms:W3CDTF">2020-12-08T15:59:00Z</dcterms:created>
  <dcterms:modified xsi:type="dcterms:W3CDTF">2020-12-08T22:00:00Z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id="ZKnrGNpJ"/&gt;&lt;style id="http://www.zotero.org/styles/sage-vancouver-brackets" hasBibliography="1" bibliographyStyleHasBeenSet="1"/&gt;&lt;prefs&gt;&lt;pref name="fieldType" value="Field"/&gt;&lt;pref name="automatic</vt:lpwstr>
  </property>
  <property fmtid="{D5CDD505-2E9C-101B-9397-08002B2CF9AE}" pid="3" name="ZOTERO_PREF_2">
    <vt:lpwstr>JournalAbbreviations" value="true"/&gt;&lt;pref name="dontAskDelayCitationUpdates" value="true"/&gt;&lt;/prefs&gt;&lt;/data&gt;</vt:lpwstr>
  </property>
</Properties>
</file>